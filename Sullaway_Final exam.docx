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F5C0F" w14:textId="0F3F62FE" w:rsidR="00EC22B5" w:rsidRDefault="00EC22B5" w:rsidP="00EC22B5">
      <w:pPr>
        <w:pStyle w:val="Heading3"/>
      </w:pPr>
      <w:r>
        <w:t>FISH 604</w:t>
      </w:r>
      <w:r>
        <w:tab/>
      </w:r>
      <w:r>
        <w:tab/>
      </w:r>
      <w:proofErr w:type="gramStart"/>
      <w:r>
        <w:tab/>
      </w:r>
      <w:r w:rsidR="00EE2BCF">
        <w:t xml:space="preserve">  </w:t>
      </w:r>
      <w:r>
        <w:tab/>
      </w:r>
      <w:proofErr w:type="gramEnd"/>
      <w:r w:rsidR="00EE2BCF">
        <w:tab/>
      </w:r>
      <w:r>
        <w:t>Your Name</w:t>
      </w:r>
      <w:ins w:id="0" w:author="Genoa Sullaway" w:date="2021-12-07T15:00:00Z">
        <w:r w:rsidR="00F94643">
          <w:t>:</w:t>
        </w:r>
      </w:ins>
      <w:del w:id="1" w:author="Genoa Sullaway" w:date="2021-12-07T15:00:00Z">
        <w:r w:rsidDel="00F94643">
          <w:delText>:________________________</w:delText>
        </w:r>
      </w:del>
      <w:ins w:id="2" w:author="Genoa Sullaway" w:date="2021-12-07T15:00:00Z">
        <w:r w:rsidR="00F94643">
          <w:t xml:space="preserve"> Genoa </w:t>
        </w:r>
        <w:proofErr w:type="spellStart"/>
        <w:r w:rsidR="00F94643">
          <w:t>Sullaway</w:t>
        </w:r>
      </w:ins>
      <w:proofErr w:type="spellEnd"/>
    </w:p>
    <w:p w14:paraId="1D5B661F" w14:textId="77777777" w:rsidR="00EC22B5" w:rsidRDefault="00EC22B5" w:rsidP="00EC22B5">
      <w:r>
        <w:t>Final examination</w:t>
      </w:r>
    </w:p>
    <w:p w14:paraId="56696F5A" w14:textId="5BF96416" w:rsidR="00EC22B5" w:rsidRDefault="00487F9D" w:rsidP="00EC22B5">
      <w:r>
        <w:t xml:space="preserve">December 7, </w:t>
      </w:r>
      <w:proofErr w:type="gramStart"/>
      <w:r>
        <w:t>2021</w:t>
      </w:r>
      <w:proofErr w:type="gramEnd"/>
      <w:r w:rsidR="00EC22B5">
        <w:t xml:space="preserve">        </w:t>
      </w:r>
      <w:r w:rsidR="00EC22B5" w:rsidRPr="00B37ADD">
        <w:rPr>
          <w:color w:val="FF0000"/>
          <w:highlight w:val="yellow"/>
        </w:rPr>
        <w:t>PLEASE TURN ON 'TRACK CHANGES BEFORE YOU START!!!</w:t>
      </w:r>
    </w:p>
    <w:p w14:paraId="25E1C376" w14:textId="77777777" w:rsidR="00DF60EA" w:rsidRDefault="00DF60EA"/>
    <w:p w14:paraId="611451B1" w14:textId="77777777" w:rsidR="003B560B" w:rsidRPr="00381661" w:rsidRDefault="003B560B">
      <w:pPr>
        <w:rPr>
          <w:color w:val="FF0000"/>
        </w:rPr>
      </w:pPr>
      <w:r w:rsidRPr="00381661">
        <w:rPr>
          <w:color w:val="FF0000"/>
        </w:rPr>
        <w:t xml:space="preserve">TOTAL: </w:t>
      </w:r>
      <w:r w:rsidR="002D6B72">
        <w:rPr>
          <w:color w:val="FF0000"/>
        </w:rPr>
        <w:t>6</w:t>
      </w:r>
      <w:r w:rsidR="00A23D62">
        <w:rPr>
          <w:color w:val="FF0000"/>
        </w:rPr>
        <w:t>0</w:t>
      </w:r>
      <w:r w:rsidR="00E866CA" w:rsidRPr="00381661">
        <w:rPr>
          <w:color w:val="FF0000"/>
        </w:rPr>
        <w:t xml:space="preserve"> points</w:t>
      </w:r>
    </w:p>
    <w:p w14:paraId="638EEC9C" w14:textId="77777777" w:rsidR="003B560B" w:rsidRPr="00626CFD" w:rsidRDefault="003B560B">
      <w:pPr>
        <w:rPr>
          <w:sz w:val="20"/>
        </w:rPr>
      </w:pPr>
    </w:p>
    <w:p w14:paraId="7D17F96E" w14:textId="77777777" w:rsidR="00DF60EA" w:rsidRDefault="00626CFD">
      <w:r>
        <w:rPr>
          <w:sz w:val="32"/>
        </w:rPr>
        <w:t>1</w:t>
      </w:r>
      <w:r w:rsidR="00DF60EA">
        <w:t xml:space="preserve">. Which of the following models in (a) are </w:t>
      </w:r>
      <w:r w:rsidR="00012687">
        <w:t xml:space="preserve">most </w:t>
      </w:r>
      <w:r w:rsidR="00DF60EA">
        <w:t xml:space="preserve">appropriate </w:t>
      </w:r>
      <w:r w:rsidR="00012687">
        <w:t>in</w:t>
      </w:r>
      <w:r w:rsidR="00DF60EA">
        <w:t xml:space="preserve"> address</w:t>
      </w:r>
      <w:r w:rsidR="00012687">
        <w:t>ing</w:t>
      </w:r>
      <w:r w:rsidR="00DF60EA">
        <w:t xml:space="preserve"> the problems described in (b)</w:t>
      </w:r>
      <w:r w:rsidR="00D235F0">
        <w:rPr>
          <w:color w:val="FF0000"/>
        </w:rPr>
        <w:t xml:space="preserve"> (15</w:t>
      </w:r>
      <w:r w:rsidR="003B560B" w:rsidRPr="00D33435">
        <w:rPr>
          <w:color w:val="FF0000"/>
        </w:rPr>
        <w:t xml:space="preserve"> p</w:t>
      </w:r>
      <w:r w:rsidR="00D62F6F">
        <w:rPr>
          <w:color w:val="FF0000"/>
        </w:rPr>
        <w:t>oin</w:t>
      </w:r>
      <w:r w:rsidR="003B560B" w:rsidRPr="00D33435">
        <w:rPr>
          <w:color w:val="FF0000"/>
        </w:rPr>
        <w:t>ts</w:t>
      </w:r>
      <w:r w:rsidR="00180547">
        <w:rPr>
          <w:color w:val="FF0000"/>
        </w:rPr>
        <w:t xml:space="preserve"> – 1.5 per model</w:t>
      </w:r>
      <w:r w:rsidR="003B560B" w:rsidRPr="00D33435">
        <w:rPr>
          <w:color w:val="FF0000"/>
        </w:rPr>
        <w:t>)</w:t>
      </w:r>
      <w:r w:rsidR="00DF60EA">
        <w:t>:</w:t>
      </w:r>
    </w:p>
    <w:p w14:paraId="1BC8EC38" w14:textId="77777777" w:rsidR="00DF60EA" w:rsidRDefault="00DF60EA"/>
    <w:p w14:paraId="061AF28B" w14:textId="77777777" w:rsidR="00DF60EA" w:rsidRDefault="00DF60EA" w:rsidP="00DF60EA">
      <w:r>
        <w:t>(a)</w:t>
      </w:r>
      <w:r>
        <w:tab/>
        <w:t>Analy</w:t>
      </w:r>
      <w:bookmarkStart w:id="3" w:name="OLE_LINK1"/>
      <w:bookmarkStart w:id="4" w:name="OLE_LINK2"/>
      <w:r>
        <w:t>sis of variance model (ANOVA)</w:t>
      </w:r>
      <w:bookmarkEnd w:id="3"/>
      <w:bookmarkEnd w:id="4"/>
    </w:p>
    <w:p w14:paraId="52D77BF0" w14:textId="77777777" w:rsidR="00DF60EA" w:rsidRDefault="00DF60EA" w:rsidP="00DF60EA">
      <w:pPr>
        <w:ind w:firstLine="720"/>
      </w:pPr>
      <w:r>
        <w:t>Linear Model (LM)</w:t>
      </w:r>
    </w:p>
    <w:p w14:paraId="2FBA7DEE" w14:textId="77777777" w:rsidR="00DF60EA" w:rsidRDefault="00DF60EA">
      <w:r>
        <w:tab/>
        <w:t>Generalized Linear Model (GLM)</w:t>
      </w:r>
      <w:r>
        <w:br/>
        <w:t xml:space="preserve"> </w:t>
      </w:r>
      <w:r>
        <w:tab/>
        <w:t>Generalized Additive Model (GAM)</w:t>
      </w:r>
    </w:p>
    <w:p w14:paraId="207DE1D7" w14:textId="77777777" w:rsidR="00B128DF" w:rsidRDefault="00B128DF" w:rsidP="00B128DF">
      <w:r>
        <w:t xml:space="preserve">            Zero-inflated Poisson or Negative Binomial Model (ZIP/ZINB) </w:t>
      </w:r>
    </w:p>
    <w:p w14:paraId="184DA86F" w14:textId="77777777" w:rsidR="00DF60EA" w:rsidRDefault="00DF60EA">
      <w:r>
        <w:tab/>
        <w:t>Nonlinear model (NLM)</w:t>
      </w:r>
    </w:p>
    <w:p w14:paraId="76436E0E" w14:textId="77777777" w:rsidR="00DF60EA" w:rsidRDefault="00DF60EA">
      <w:r>
        <w:tab/>
        <w:t>Linear mixed-effects model (LME)</w:t>
      </w:r>
    </w:p>
    <w:p w14:paraId="13E21715" w14:textId="77777777" w:rsidR="00B128DF" w:rsidRDefault="00B128DF">
      <w:r>
        <w:tab/>
        <w:t>Generalized Linear mixed-effects model (GLME)</w:t>
      </w:r>
    </w:p>
    <w:p w14:paraId="639C4E2E" w14:textId="77777777" w:rsidR="00DF60EA" w:rsidRDefault="00DF60EA"/>
    <w:p w14:paraId="7E701479" w14:textId="77777777" w:rsidR="00DF60EA" w:rsidRDefault="00DF60EA">
      <w:r>
        <w:t>(b)</w:t>
      </w:r>
      <w:r>
        <w:tab/>
        <w:t>Enter your answers in the last column: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2388"/>
        <w:gridCol w:w="2520"/>
        <w:gridCol w:w="1896"/>
      </w:tblGrid>
      <w:tr w:rsidR="00F040DA" w:rsidRPr="002A6E9C" w14:paraId="39F2ABD7" w14:textId="77777777" w:rsidTr="00B128DF">
        <w:trPr>
          <w:jc w:val="right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</w:tcPr>
          <w:p w14:paraId="2CCE5706" w14:textId="77777777" w:rsidR="00DF60EA" w:rsidRPr="002A6E9C" w:rsidRDefault="00DF60EA" w:rsidP="00CA78E2">
            <w:pPr>
              <w:jc w:val="center"/>
            </w:pPr>
            <w:r w:rsidRPr="002A6E9C">
              <w:t>Type of response</w:t>
            </w:r>
          </w:p>
        </w:tc>
        <w:tc>
          <w:tcPr>
            <w:tcW w:w="2388" w:type="dxa"/>
            <w:tcBorders>
              <w:top w:val="single" w:sz="12" w:space="0" w:color="auto"/>
              <w:bottom w:val="single" w:sz="12" w:space="0" w:color="auto"/>
            </w:tcBorders>
          </w:tcPr>
          <w:p w14:paraId="02ED5EC5" w14:textId="77777777" w:rsidR="00DF60EA" w:rsidRPr="002A6E9C" w:rsidRDefault="00DF60EA" w:rsidP="00CA78E2">
            <w:pPr>
              <w:jc w:val="center"/>
            </w:pPr>
            <w:r w:rsidRPr="002A6E9C">
              <w:t>Type of predictor variable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12" w:space="0" w:color="auto"/>
            </w:tcBorders>
          </w:tcPr>
          <w:p w14:paraId="67595A05" w14:textId="77777777" w:rsidR="00DF60EA" w:rsidRPr="002A6E9C" w:rsidRDefault="00DF60EA" w:rsidP="00CA78E2">
            <w:pPr>
              <w:jc w:val="center"/>
            </w:pPr>
            <w:r w:rsidRPr="002A6E9C">
              <w:t>Relationship between response and predictor</w:t>
            </w:r>
          </w:p>
        </w:tc>
        <w:tc>
          <w:tcPr>
            <w:tcW w:w="1752" w:type="dxa"/>
            <w:tcBorders>
              <w:top w:val="single" w:sz="12" w:space="0" w:color="auto"/>
              <w:bottom w:val="single" w:sz="12" w:space="0" w:color="auto"/>
            </w:tcBorders>
          </w:tcPr>
          <w:p w14:paraId="69DF6355" w14:textId="77777777" w:rsidR="00DF60EA" w:rsidRPr="00CA78E2" w:rsidRDefault="00DF60EA" w:rsidP="00CA78E2">
            <w:pPr>
              <w:jc w:val="center"/>
              <w:rPr>
                <w:sz w:val="40"/>
                <w:szCs w:val="40"/>
              </w:rPr>
            </w:pPr>
            <w:r w:rsidRPr="00CA78E2">
              <w:rPr>
                <w:sz w:val="40"/>
                <w:szCs w:val="40"/>
              </w:rPr>
              <w:t>Model?</w:t>
            </w:r>
          </w:p>
        </w:tc>
      </w:tr>
      <w:tr w:rsidR="006257D1" w14:paraId="5EA158BC" w14:textId="77777777" w:rsidTr="00B128DF">
        <w:trPr>
          <w:jc w:val="right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2DB72987" w14:textId="77777777" w:rsidR="006257D1" w:rsidRDefault="00B128DF" w:rsidP="0008784D">
            <w:r>
              <w:t>Poisson or over-dispersed Poisson counts</w:t>
            </w:r>
          </w:p>
        </w:tc>
        <w:tc>
          <w:tcPr>
            <w:tcW w:w="2388" w:type="dxa"/>
            <w:tcBorders>
              <w:top w:val="single" w:sz="4" w:space="0" w:color="auto"/>
              <w:bottom w:val="single" w:sz="4" w:space="0" w:color="auto"/>
            </w:tcBorders>
          </w:tcPr>
          <w:p w14:paraId="66C0F263" w14:textId="77777777" w:rsidR="006257D1" w:rsidRDefault="006257D1" w:rsidP="0008784D">
            <w:r>
              <w:t>Continuous and / or categorical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131FB1B6" w14:textId="77777777" w:rsidR="006257D1" w:rsidRDefault="006257D1" w:rsidP="0008784D">
            <w:r>
              <w:t>Linear or linear on log-scale</w:t>
            </w: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41F13C41" w14:textId="2D2C9E13" w:rsidR="006257D1" w:rsidRPr="00CA78E2" w:rsidRDefault="00F94643" w:rsidP="0008784D">
            <w:pPr>
              <w:rPr>
                <w:color w:val="0000FF"/>
              </w:rPr>
            </w:pPr>
            <w:ins w:id="5" w:author="Genoa Sullaway" w:date="2021-12-07T15:01:00Z">
              <w:r>
                <w:t>Generalized Linear Model (GLM)</w:t>
              </w:r>
            </w:ins>
          </w:p>
        </w:tc>
      </w:tr>
      <w:tr w:rsidR="00B128DF" w14:paraId="7613AB8D" w14:textId="77777777" w:rsidTr="00D80834">
        <w:trPr>
          <w:jc w:val="right"/>
        </w:trPr>
        <w:tc>
          <w:tcPr>
            <w:tcW w:w="1980" w:type="dxa"/>
          </w:tcPr>
          <w:p w14:paraId="6ED61D4E" w14:textId="77777777" w:rsidR="00B128DF" w:rsidRDefault="00B128DF" w:rsidP="00D80834">
            <w:r>
              <w:t>Binomial (0/1)</w:t>
            </w:r>
          </w:p>
        </w:tc>
        <w:tc>
          <w:tcPr>
            <w:tcW w:w="2388" w:type="dxa"/>
          </w:tcPr>
          <w:p w14:paraId="272F2097" w14:textId="77777777" w:rsidR="00B128DF" w:rsidRDefault="00B128DF" w:rsidP="00D80834">
            <w:r>
              <w:t>Continuous and / or categorical</w:t>
            </w:r>
          </w:p>
        </w:tc>
        <w:tc>
          <w:tcPr>
            <w:tcW w:w="2520" w:type="dxa"/>
          </w:tcPr>
          <w:p w14:paraId="56020005" w14:textId="77777777" w:rsidR="00B128DF" w:rsidRDefault="00B128DF" w:rsidP="00D80834">
            <w:r>
              <w:t>Unknown, possibly non-linear</w:t>
            </w:r>
          </w:p>
        </w:tc>
        <w:tc>
          <w:tcPr>
            <w:tcW w:w="1752" w:type="dxa"/>
          </w:tcPr>
          <w:p w14:paraId="25C79E61" w14:textId="52EDC014" w:rsidR="00B128DF" w:rsidRPr="00CA78E2" w:rsidRDefault="00F94643" w:rsidP="00D80834">
            <w:pPr>
              <w:rPr>
                <w:color w:val="0000FF"/>
              </w:rPr>
            </w:pPr>
            <w:ins w:id="6" w:author="Genoa Sullaway" w:date="2021-12-07T15:02:00Z">
              <w:r>
                <w:t>Generalized Additive Model (GAM)</w:t>
              </w:r>
            </w:ins>
          </w:p>
        </w:tc>
      </w:tr>
      <w:tr w:rsidR="00DE726F" w14:paraId="75D33D45" w14:textId="77777777" w:rsidTr="00B128DF">
        <w:trPr>
          <w:jc w:val="right"/>
        </w:trPr>
        <w:tc>
          <w:tcPr>
            <w:tcW w:w="1980" w:type="dxa"/>
          </w:tcPr>
          <w:p w14:paraId="6BA948E4" w14:textId="77777777" w:rsidR="00DE726F" w:rsidRPr="00CA78E2" w:rsidRDefault="00DE726F" w:rsidP="00276EB2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Count</w:t>
            </w:r>
            <w:proofErr w:type="spellEnd"/>
            <w:r>
              <w:rPr>
                <w:lang w:val="pt-BR"/>
              </w:rPr>
              <w:t xml:space="preserve"> data </w:t>
            </w:r>
            <w:proofErr w:type="spellStart"/>
            <w:r>
              <w:rPr>
                <w:lang w:val="pt-BR"/>
              </w:rPr>
              <w:t>with</w:t>
            </w:r>
            <w:proofErr w:type="spellEnd"/>
            <w:r>
              <w:rPr>
                <w:lang w:val="pt-BR"/>
              </w:rPr>
              <w:t xml:space="preserve"> </w:t>
            </w:r>
            <w:proofErr w:type="spellStart"/>
            <w:r>
              <w:rPr>
                <w:lang w:val="pt-BR"/>
              </w:rPr>
              <w:t>excessive</w:t>
            </w:r>
            <w:proofErr w:type="spellEnd"/>
            <w:r>
              <w:rPr>
                <w:lang w:val="pt-BR"/>
              </w:rPr>
              <w:t xml:space="preserve"> zeros</w:t>
            </w:r>
          </w:p>
        </w:tc>
        <w:tc>
          <w:tcPr>
            <w:tcW w:w="2388" w:type="dxa"/>
          </w:tcPr>
          <w:p w14:paraId="585E38A8" w14:textId="77777777" w:rsidR="00DE726F" w:rsidRDefault="00DE726F" w:rsidP="00276EB2">
            <w:r>
              <w:t>Continuous and / or categorical</w:t>
            </w:r>
          </w:p>
        </w:tc>
        <w:tc>
          <w:tcPr>
            <w:tcW w:w="2520" w:type="dxa"/>
          </w:tcPr>
          <w:p w14:paraId="31B0592D" w14:textId="77777777" w:rsidR="00DE726F" w:rsidRDefault="00DE726F" w:rsidP="00276EB2">
            <w:r>
              <w:t xml:space="preserve">Linear or </w:t>
            </w:r>
            <w:r w:rsidR="00474D4A">
              <w:t>loglinear (=</w:t>
            </w:r>
            <w:r>
              <w:t>linear on log-scale</w:t>
            </w:r>
            <w:r w:rsidR="00474D4A">
              <w:t>)</w:t>
            </w:r>
          </w:p>
        </w:tc>
        <w:tc>
          <w:tcPr>
            <w:tcW w:w="1752" w:type="dxa"/>
          </w:tcPr>
          <w:p w14:paraId="5559EC83" w14:textId="5116A532" w:rsidR="00DE726F" w:rsidRPr="00CA78E2" w:rsidRDefault="00F94643" w:rsidP="0008784D">
            <w:pPr>
              <w:rPr>
                <w:color w:val="0000FF"/>
              </w:rPr>
            </w:pPr>
            <w:ins w:id="7" w:author="Genoa Sullaway" w:date="2021-12-07T15:02:00Z">
              <w:r>
                <w:t>Zero-inflated Poisson or Negative Binomial Model (ZIP/ZINB)</w:t>
              </w:r>
            </w:ins>
          </w:p>
        </w:tc>
      </w:tr>
      <w:tr w:rsidR="006257D1" w14:paraId="3887709E" w14:textId="77777777" w:rsidTr="00B128DF">
        <w:trPr>
          <w:jc w:val="right"/>
        </w:trPr>
        <w:tc>
          <w:tcPr>
            <w:tcW w:w="1980" w:type="dxa"/>
          </w:tcPr>
          <w:p w14:paraId="43E27E8C" w14:textId="77777777" w:rsidR="006257D1" w:rsidRDefault="006257D1" w:rsidP="0008784D">
            <w:r>
              <w:t>Contin</w:t>
            </w:r>
            <w:r w:rsidR="00DD3B41">
              <w:t>u</w:t>
            </w:r>
            <w:r>
              <w:t>ous, normally distr.</w:t>
            </w:r>
          </w:p>
        </w:tc>
        <w:tc>
          <w:tcPr>
            <w:tcW w:w="2388" w:type="dxa"/>
          </w:tcPr>
          <w:p w14:paraId="631D8BB6" w14:textId="77777777" w:rsidR="006257D1" w:rsidRDefault="006257D1" w:rsidP="0008784D">
            <w:r>
              <w:t>Continuous and / or categorical</w:t>
            </w:r>
          </w:p>
        </w:tc>
        <w:tc>
          <w:tcPr>
            <w:tcW w:w="2520" w:type="dxa"/>
          </w:tcPr>
          <w:p w14:paraId="7F85B090" w14:textId="77777777" w:rsidR="006257D1" w:rsidRDefault="00B128DF" w:rsidP="0008784D">
            <w:r>
              <w:t>Non-linear with known parametric form</w:t>
            </w:r>
          </w:p>
        </w:tc>
        <w:tc>
          <w:tcPr>
            <w:tcW w:w="1752" w:type="dxa"/>
          </w:tcPr>
          <w:p w14:paraId="3676E64E" w14:textId="77777777" w:rsidR="00F94643" w:rsidRDefault="00F94643" w:rsidP="00F94643">
            <w:pPr>
              <w:rPr>
                <w:ins w:id="8" w:author="Genoa Sullaway" w:date="2021-12-07T15:03:00Z"/>
              </w:rPr>
            </w:pPr>
            <w:ins w:id="9" w:author="Genoa Sullaway" w:date="2021-12-07T15:03:00Z">
              <w:r>
                <w:tab/>
                <w:t>Nonlinear model (NLM)</w:t>
              </w:r>
            </w:ins>
          </w:p>
          <w:p w14:paraId="46D37049" w14:textId="77777777" w:rsidR="006257D1" w:rsidRPr="00CA78E2" w:rsidRDefault="006257D1" w:rsidP="0008784D">
            <w:pPr>
              <w:rPr>
                <w:color w:val="0000FF"/>
              </w:rPr>
            </w:pPr>
          </w:p>
        </w:tc>
      </w:tr>
      <w:tr w:rsidR="00F040DA" w14:paraId="733DD256" w14:textId="77777777" w:rsidTr="00B128DF">
        <w:trPr>
          <w:jc w:val="right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3EF83DE8" w14:textId="77777777" w:rsidR="00F040DA" w:rsidRDefault="00F040DA" w:rsidP="00450632">
            <w:r>
              <w:t>Contin</w:t>
            </w:r>
            <w:r w:rsidR="00DD3B41">
              <w:t>u</w:t>
            </w:r>
            <w:r>
              <w:t>ous, normally distributed</w:t>
            </w:r>
          </w:p>
        </w:tc>
        <w:tc>
          <w:tcPr>
            <w:tcW w:w="2388" w:type="dxa"/>
            <w:tcBorders>
              <w:top w:val="single" w:sz="4" w:space="0" w:color="auto"/>
              <w:bottom w:val="single" w:sz="4" w:space="0" w:color="auto"/>
            </w:tcBorders>
          </w:tcPr>
          <w:p w14:paraId="546BC552" w14:textId="77777777" w:rsidR="00F040DA" w:rsidRDefault="00F040DA" w:rsidP="00450632">
            <w:r>
              <w:t>Categorical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457DC50A" w14:textId="77777777" w:rsidR="00F040DA" w:rsidRDefault="00EF212D" w:rsidP="00474D4A">
            <w:r>
              <w:t xml:space="preserve">No </w:t>
            </w:r>
            <w:proofErr w:type="gramStart"/>
            <w:r>
              <w:t>particular relation</w:t>
            </w:r>
            <w:proofErr w:type="gramEnd"/>
            <w:r>
              <w:t xml:space="preserve"> </w:t>
            </w:r>
            <w:r w:rsidR="006A3185">
              <w:t>(differen</w:t>
            </w:r>
            <w:r>
              <w:t>t means</w:t>
            </w:r>
            <w:r w:rsidR="006A3185">
              <w:t xml:space="preserve"> </w:t>
            </w:r>
            <w:r w:rsidR="00474D4A">
              <w:t>by group</w:t>
            </w:r>
            <w:r w:rsidR="006A3185">
              <w:t>)</w:t>
            </w: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04FCD9D7" w14:textId="3D5A3FBE" w:rsidR="00F040DA" w:rsidRPr="00CA78E2" w:rsidRDefault="00F94643" w:rsidP="00450632">
            <w:pPr>
              <w:rPr>
                <w:color w:val="0000FF"/>
              </w:rPr>
            </w:pPr>
            <w:ins w:id="10" w:author="Genoa Sullaway" w:date="2021-12-07T15:03:00Z">
              <w:r>
                <w:t>Analysis of variance model (ANOVA)</w:t>
              </w:r>
            </w:ins>
          </w:p>
        </w:tc>
      </w:tr>
      <w:tr w:rsidR="00F040DA" w14:paraId="2B32EBFA" w14:textId="77777777" w:rsidTr="00B128DF">
        <w:trPr>
          <w:jc w:val="right"/>
        </w:trPr>
        <w:tc>
          <w:tcPr>
            <w:tcW w:w="1980" w:type="dxa"/>
          </w:tcPr>
          <w:p w14:paraId="25BB2727" w14:textId="77777777" w:rsidR="00F040DA" w:rsidRDefault="00F040DA" w:rsidP="00450632">
            <w:r>
              <w:t>Contin</w:t>
            </w:r>
            <w:r w:rsidR="00DD3B41">
              <w:t>u</w:t>
            </w:r>
            <w:r>
              <w:t>ous, normally distr.</w:t>
            </w:r>
          </w:p>
        </w:tc>
        <w:tc>
          <w:tcPr>
            <w:tcW w:w="2388" w:type="dxa"/>
          </w:tcPr>
          <w:p w14:paraId="17D9CB07" w14:textId="77777777" w:rsidR="00F040DA" w:rsidRDefault="00F040DA" w:rsidP="00450632">
            <w:r>
              <w:t>Continuous and / or categorical</w:t>
            </w:r>
          </w:p>
        </w:tc>
        <w:tc>
          <w:tcPr>
            <w:tcW w:w="2520" w:type="dxa"/>
          </w:tcPr>
          <w:p w14:paraId="194E8670" w14:textId="77777777" w:rsidR="00F040DA" w:rsidRDefault="00F040DA">
            <w:r>
              <w:t>Linear</w:t>
            </w:r>
          </w:p>
        </w:tc>
        <w:tc>
          <w:tcPr>
            <w:tcW w:w="1752" w:type="dxa"/>
          </w:tcPr>
          <w:p w14:paraId="6C45FE0D" w14:textId="77777777" w:rsidR="00F94643" w:rsidRDefault="00F94643" w:rsidP="00F94643">
            <w:pPr>
              <w:ind w:firstLine="720"/>
              <w:rPr>
                <w:ins w:id="11" w:author="Genoa Sullaway" w:date="2021-12-07T15:03:00Z"/>
              </w:rPr>
            </w:pPr>
            <w:ins w:id="12" w:author="Genoa Sullaway" w:date="2021-12-07T15:03:00Z">
              <w:r>
                <w:t>Linear Model (LM)</w:t>
              </w:r>
            </w:ins>
          </w:p>
          <w:p w14:paraId="748847AF" w14:textId="77777777" w:rsidR="00F040DA" w:rsidRPr="00CA78E2" w:rsidRDefault="00F040DA">
            <w:pPr>
              <w:rPr>
                <w:color w:val="0000FF"/>
              </w:rPr>
            </w:pPr>
          </w:p>
        </w:tc>
      </w:tr>
      <w:tr w:rsidR="00DE726F" w14:paraId="7D230333" w14:textId="77777777" w:rsidTr="00D80834">
        <w:trPr>
          <w:jc w:val="right"/>
        </w:trPr>
        <w:tc>
          <w:tcPr>
            <w:tcW w:w="1980" w:type="dxa"/>
          </w:tcPr>
          <w:p w14:paraId="5B93A2C5" w14:textId="77777777" w:rsidR="00DE726F" w:rsidRPr="00CA78E2" w:rsidRDefault="00DE726F" w:rsidP="00276EB2">
            <w:pPr>
              <w:rPr>
                <w:lang w:val="pt-BR"/>
              </w:rPr>
            </w:pPr>
            <w:r>
              <w:t>Contin</w:t>
            </w:r>
            <w:r w:rsidR="00DD3B41">
              <w:t>u</w:t>
            </w:r>
            <w:r>
              <w:t>ous, normally distr.</w:t>
            </w:r>
          </w:p>
        </w:tc>
        <w:tc>
          <w:tcPr>
            <w:tcW w:w="2388" w:type="dxa"/>
          </w:tcPr>
          <w:p w14:paraId="49D84E4F" w14:textId="77777777" w:rsidR="00DE726F" w:rsidRDefault="00DE726F" w:rsidP="00276EB2">
            <w:r>
              <w:t xml:space="preserve">Continuous </w:t>
            </w:r>
            <w:r w:rsidRPr="00BA5C07">
              <w:t>and</w:t>
            </w:r>
            <w:r>
              <w:t xml:space="preserve"> / or categorical – at least one grouping variable</w:t>
            </w:r>
          </w:p>
        </w:tc>
        <w:tc>
          <w:tcPr>
            <w:tcW w:w="2520" w:type="dxa"/>
          </w:tcPr>
          <w:p w14:paraId="0A411860" w14:textId="77777777" w:rsidR="00DE726F" w:rsidRDefault="00DE726F" w:rsidP="00276EB2">
            <w:r>
              <w:t>Linear, random differences among groups</w:t>
            </w:r>
          </w:p>
        </w:tc>
        <w:tc>
          <w:tcPr>
            <w:tcW w:w="1752" w:type="dxa"/>
          </w:tcPr>
          <w:p w14:paraId="54C8FEAD" w14:textId="77777777" w:rsidR="00F94643" w:rsidRDefault="00F94643" w:rsidP="00F94643">
            <w:pPr>
              <w:rPr>
                <w:ins w:id="13" w:author="Genoa Sullaway" w:date="2021-12-07T15:04:00Z"/>
              </w:rPr>
            </w:pPr>
            <w:ins w:id="14" w:author="Genoa Sullaway" w:date="2021-12-07T15:04:00Z">
              <w:r>
                <w:t>Linear mixed-effects model (LME)</w:t>
              </w:r>
            </w:ins>
          </w:p>
          <w:p w14:paraId="7E50CF06" w14:textId="77777777" w:rsidR="00DE726F" w:rsidRPr="00CA78E2" w:rsidRDefault="00DE726F" w:rsidP="00D80834">
            <w:pPr>
              <w:rPr>
                <w:color w:val="0000FF"/>
              </w:rPr>
            </w:pPr>
          </w:p>
        </w:tc>
      </w:tr>
      <w:tr w:rsidR="00DE726F" w14:paraId="73CA37FE" w14:textId="77777777" w:rsidTr="00B128DF">
        <w:trPr>
          <w:jc w:val="right"/>
        </w:trPr>
        <w:tc>
          <w:tcPr>
            <w:tcW w:w="1980" w:type="dxa"/>
          </w:tcPr>
          <w:p w14:paraId="433EBCA1" w14:textId="77777777" w:rsidR="00DE726F" w:rsidRDefault="00DE726F" w:rsidP="00276EB2">
            <w:r>
              <w:lastRenderedPageBreak/>
              <w:t>Poisson or Neg. Binomial Counts</w:t>
            </w:r>
          </w:p>
        </w:tc>
        <w:tc>
          <w:tcPr>
            <w:tcW w:w="2388" w:type="dxa"/>
          </w:tcPr>
          <w:p w14:paraId="58D74521" w14:textId="77777777" w:rsidR="00DE726F" w:rsidRDefault="00DE726F" w:rsidP="00276EB2">
            <w:r>
              <w:t>Continuous and / or categorical</w:t>
            </w:r>
          </w:p>
        </w:tc>
        <w:tc>
          <w:tcPr>
            <w:tcW w:w="2520" w:type="dxa"/>
          </w:tcPr>
          <w:p w14:paraId="5583D841" w14:textId="77777777" w:rsidR="00DE726F" w:rsidRDefault="00DE726F" w:rsidP="00276EB2">
            <w:r>
              <w:t>Linear (within groups), random differences among groups</w:t>
            </w:r>
          </w:p>
        </w:tc>
        <w:tc>
          <w:tcPr>
            <w:tcW w:w="1752" w:type="dxa"/>
          </w:tcPr>
          <w:p w14:paraId="3E0C2A94" w14:textId="30193792" w:rsidR="00DE726F" w:rsidRPr="00CA78E2" w:rsidRDefault="00F94643" w:rsidP="0008784D">
            <w:pPr>
              <w:rPr>
                <w:color w:val="0000FF"/>
              </w:rPr>
            </w:pPr>
            <w:ins w:id="15" w:author="Genoa Sullaway" w:date="2021-12-07T15:04:00Z">
              <w:r>
                <w:t>Generalized Linear mixed-effects model (GLME)</w:t>
              </w:r>
            </w:ins>
          </w:p>
        </w:tc>
      </w:tr>
      <w:tr w:rsidR="00F040DA" w14:paraId="0D76D2B1" w14:textId="77777777" w:rsidTr="00B128DF">
        <w:trPr>
          <w:jc w:val="right"/>
        </w:trPr>
        <w:tc>
          <w:tcPr>
            <w:tcW w:w="1980" w:type="dxa"/>
          </w:tcPr>
          <w:p w14:paraId="2FD30F60" w14:textId="77777777" w:rsidR="00F040DA" w:rsidRDefault="00F040DA" w:rsidP="00450632">
            <w:r>
              <w:t>Contin</w:t>
            </w:r>
            <w:r w:rsidR="00DD3B41">
              <w:t>u</w:t>
            </w:r>
            <w:r>
              <w:t>ous, normally distr.</w:t>
            </w:r>
          </w:p>
        </w:tc>
        <w:tc>
          <w:tcPr>
            <w:tcW w:w="2388" w:type="dxa"/>
          </w:tcPr>
          <w:p w14:paraId="4F019257" w14:textId="77777777" w:rsidR="00F040DA" w:rsidRDefault="00F040DA" w:rsidP="00450632">
            <w:r>
              <w:t>Continuous and / or categorical</w:t>
            </w:r>
          </w:p>
        </w:tc>
        <w:tc>
          <w:tcPr>
            <w:tcW w:w="2520" w:type="dxa"/>
          </w:tcPr>
          <w:p w14:paraId="0A5803DA" w14:textId="77777777" w:rsidR="00F040DA" w:rsidRDefault="00F040DA">
            <w:r>
              <w:t>Unknown, possibly non-linear</w:t>
            </w:r>
          </w:p>
        </w:tc>
        <w:tc>
          <w:tcPr>
            <w:tcW w:w="1752" w:type="dxa"/>
          </w:tcPr>
          <w:p w14:paraId="6D98796A" w14:textId="3A8F3260" w:rsidR="00F040DA" w:rsidRPr="00CA78E2" w:rsidRDefault="00197669">
            <w:pPr>
              <w:rPr>
                <w:color w:val="0000FF"/>
              </w:rPr>
            </w:pPr>
            <w:ins w:id="16" w:author="Genoa Sullaway" w:date="2021-12-07T15:07:00Z">
              <w:r>
                <w:t>Generalized Additive Model (GAM)</w:t>
              </w:r>
            </w:ins>
          </w:p>
        </w:tc>
      </w:tr>
      <w:tr w:rsidR="002A6E9C" w14:paraId="7BBBCDC3" w14:textId="77777777" w:rsidTr="00B128DF">
        <w:trPr>
          <w:jc w:val="right"/>
        </w:trPr>
        <w:tc>
          <w:tcPr>
            <w:tcW w:w="1980" w:type="dxa"/>
          </w:tcPr>
          <w:p w14:paraId="227D9B75" w14:textId="77777777" w:rsidR="002A6E9C" w:rsidRDefault="002A6E9C">
            <w:r>
              <w:t>Binomial (0/1)</w:t>
            </w:r>
          </w:p>
        </w:tc>
        <w:tc>
          <w:tcPr>
            <w:tcW w:w="2388" w:type="dxa"/>
          </w:tcPr>
          <w:p w14:paraId="47C19219" w14:textId="77777777" w:rsidR="002A6E9C" w:rsidRDefault="002A6E9C">
            <w:r>
              <w:t>Continuous and / or categorical</w:t>
            </w:r>
          </w:p>
        </w:tc>
        <w:tc>
          <w:tcPr>
            <w:tcW w:w="2520" w:type="dxa"/>
          </w:tcPr>
          <w:p w14:paraId="680EA491" w14:textId="77777777" w:rsidR="002A6E9C" w:rsidRDefault="002A6E9C" w:rsidP="006257D1">
            <w:r>
              <w:t>Linear on logit scale</w:t>
            </w:r>
          </w:p>
        </w:tc>
        <w:tc>
          <w:tcPr>
            <w:tcW w:w="1752" w:type="dxa"/>
          </w:tcPr>
          <w:p w14:paraId="14CC4690" w14:textId="5127B2F9" w:rsidR="002A6E9C" w:rsidRPr="00CA78E2" w:rsidRDefault="00F94643">
            <w:pPr>
              <w:rPr>
                <w:color w:val="0000FF"/>
              </w:rPr>
            </w:pPr>
            <w:ins w:id="17" w:author="Genoa Sullaway" w:date="2021-12-07T15:05:00Z">
              <w:r>
                <w:t>Generalized Linear Model (GLM)</w:t>
              </w:r>
            </w:ins>
          </w:p>
        </w:tc>
      </w:tr>
    </w:tbl>
    <w:p w14:paraId="6ED1AEAB" w14:textId="77777777" w:rsidR="00D27E50" w:rsidRDefault="00D27E50" w:rsidP="00F040DA"/>
    <w:p w14:paraId="7D26C7A2" w14:textId="77777777" w:rsidR="00D80834" w:rsidRDefault="00D80834" w:rsidP="0056262E"/>
    <w:p w14:paraId="53C5993F" w14:textId="77777777" w:rsidR="009E1B5F" w:rsidRDefault="00DE726F" w:rsidP="0056262E">
      <w:r>
        <w:rPr>
          <w:sz w:val="32"/>
        </w:rPr>
        <w:t>2</w:t>
      </w:r>
      <w:r w:rsidR="000F7A91" w:rsidRPr="00B2198B">
        <w:rPr>
          <w:sz w:val="32"/>
        </w:rPr>
        <w:t>.</w:t>
      </w:r>
      <w:r w:rsidR="000F7A91">
        <w:t xml:space="preserve"> </w:t>
      </w:r>
      <w:r w:rsidR="000F7A91" w:rsidRPr="00CD550E">
        <w:rPr>
          <w:b/>
        </w:rPr>
        <w:t>True or F</w:t>
      </w:r>
      <w:r w:rsidR="005A6B7E" w:rsidRPr="00CD550E">
        <w:rPr>
          <w:b/>
        </w:rPr>
        <w:t>alse?</w:t>
      </w:r>
      <w:r w:rsidR="005A6B7E">
        <w:t xml:space="preserve"> </w:t>
      </w:r>
      <w:r w:rsidR="009122B2">
        <w:rPr>
          <w:color w:val="FF0000"/>
        </w:rPr>
        <w:t>(</w:t>
      </w:r>
      <w:r w:rsidR="00D62F6F">
        <w:rPr>
          <w:color w:val="FF0000"/>
        </w:rPr>
        <w:t>6</w:t>
      </w:r>
      <w:r w:rsidR="003E0B73" w:rsidRPr="005A6B7E">
        <w:rPr>
          <w:color w:val="FF0000"/>
        </w:rPr>
        <w:t xml:space="preserve"> p</w:t>
      </w:r>
      <w:r w:rsidR="00D62F6F">
        <w:rPr>
          <w:color w:val="FF0000"/>
        </w:rPr>
        <w:t>oin</w:t>
      </w:r>
      <w:r w:rsidR="003E0B73" w:rsidRPr="005A6B7E">
        <w:rPr>
          <w:color w:val="FF0000"/>
        </w:rPr>
        <w:t>ts)</w:t>
      </w:r>
    </w:p>
    <w:p w14:paraId="5E94E86A" w14:textId="77777777" w:rsidR="003E0B73" w:rsidRDefault="003E0B73" w:rsidP="0056262E"/>
    <w:p w14:paraId="00A35CC4" w14:textId="633445C5" w:rsidR="00197669" w:rsidRDefault="00381661" w:rsidP="00197669">
      <w:pPr>
        <w:pStyle w:val="ListParagraph"/>
        <w:numPr>
          <w:ilvl w:val="0"/>
          <w:numId w:val="4"/>
        </w:numPr>
        <w:rPr>
          <w:ins w:id="18" w:author="Genoa Sullaway" w:date="2021-12-07T15:07:00Z"/>
        </w:rPr>
      </w:pPr>
      <w:del w:id="19" w:author="Genoa Sullaway" w:date="2021-12-07T15:07:00Z">
        <w:r w:rsidDel="00197669">
          <w:delText>a</w:delText>
        </w:r>
        <w:r w:rsidR="00EC22B5" w:rsidDel="00197669">
          <w:delText xml:space="preserve">) </w:delText>
        </w:r>
      </w:del>
      <w:r w:rsidR="000F7A91">
        <w:t xml:space="preserve">When comparing GLM fits using the AIC model selection criterion, </w:t>
      </w:r>
      <w:r w:rsidR="005A6B7E">
        <w:t>all</w:t>
      </w:r>
      <w:r w:rsidR="000F7A91">
        <w:t xml:space="preserve"> models to be compared should be fit via restricted maximum likelihood (REML</w:t>
      </w:r>
      <w:ins w:id="20" w:author="Genoa Sullaway" w:date="2021-12-07T15:07:00Z">
        <w:r w:rsidR="00197669">
          <w:t>)</w:t>
        </w:r>
      </w:ins>
      <w:del w:id="21" w:author="Genoa Sullaway" w:date="2021-12-07T15:07:00Z">
        <w:r w:rsidR="000F7A91" w:rsidDel="00197669">
          <w:delText xml:space="preserve">). </w:delText>
        </w:r>
      </w:del>
    </w:p>
    <w:p w14:paraId="603BBCC7" w14:textId="77777777" w:rsidR="00197669" w:rsidRDefault="00197669" w:rsidP="00197669">
      <w:pPr>
        <w:pStyle w:val="ListParagraph"/>
        <w:rPr>
          <w:ins w:id="22" w:author="Genoa Sullaway" w:date="2021-12-07T15:08:00Z"/>
        </w:rPr>
      </w:pPr>
    </w:p>
    <w:p w14:paraId="676573B3" w14:textId="445A88B7" w:rsidR="00197669" w:rsidRDefault="00197669" w:rsidP="00197669">
      <w:pPr>
        <w:pStyle w:val="ListParagraph"/>
        <w:pPrChange w:id="23" w:author="Genoa Sullaway" w:date="2021-12-07T15:07:00Z">
          <w:pPr/>
        </w:pPrChange>
      </w:pPr>
      <w:ins w:id="24" w:author="Genoa Sullaway" w:date="2021-12-07T15:08:00Z">
        <w:r>
          <w:t>FALSE</w:t>
        </w:r>
      </w:ins>
    </w:p>
    <w:p w14:paraId="0792833C" w14:textId="6EC61880" w:rsidR="009435F6" w:rsidDel="00197669" w:rsidRDefault="009435F6" w:rsidP="0056262E">
      <w:pPr>
        <w:rPr>
          <w:del w:id="25" w:author="Genoa Sullaway" w:date="2021-12-07T15:08:00Z"/>
          <w:color w:val="0000FF"/>
        </w:rPr>
      </w:pPr>
    </w:p>
    <w:p w14:paraId="1AC141C2" w14:textId="77777777" w:rsidR="00525337" w:rsidRDefault="00525337" w:rsidP="0056262E"/>
    <w:p w14:paraId="0304625B" w14:textId="77777777" w:rsidR="00D80834" w:rsidRDefault="00381661" w:rsidP="00D80834">
      <w:r>
        <w:t>(b</w:t>
      </w:r>
      <w:r w:rsidR="00D80834">
        <w:t xml:space="preserve">) You can use algorithms for fitting generalized additive models (GAMs) to fit any generalized linear model. </w:t>
      </w:r>
    </w:p>
    <w:p w14:paraId="18B3D508" w14:textId="77777777" w:rsidR="00197669" w:rsidRDefault="00197669" w:rsidP="0056262E">
      <w:pPr>
        <w:rPr>
          <w:ins w:id="26" w:author="Genoa Sullaway" w:date="2021-12-07T15:08:00Z"/>
        </w:rPr>
      </w:pPr>
    </w:p>
    <w:p w14:paraId="5A3DFD59" w14:textId="49212C78" w:rsidR="00EC22B5" w:rsidRDefault="00197669" w:rsidP="0056262E">
      <w:ins w:id="27" w:author="Genoa Sullaway" w:date="2021-12-07T15:08:00Z">
        <w:r>
          <w:t>TRUE</w:t>
        </w:r>
      </w:ins>
    </w:p>
    <w:p w14:paraId="172D1355" w14:textId="77777777" w:rsidR="00525337" w:rsidRDefault="00525337" w:rsidP="0056262E"/>
    <w:p w14:paraId="374B5FBF" w14:textId="77777777" w:rsidR="00214922" w:rsidRPr="00446F04" w:rsidRDefault="00381661" w:rsidP="00214922">
      <w:r>
        <w:t>(c</w:t>
      </w:r>
      <w:r w:rsidR="00214922" w:rsidRPr="00446F04">
        <w:t>)</w:t>
      </w:r>
      <w:r w:rsidR="00214922">
        <w:t xml:space="preserve"> </w:t>
      </w:r>
      <w:r w:rsidR="00D62F6F">
        <w:t xml:space="preserve"> The Akaike weight for a model (as used in model selection) is inverse proportional to the variance of the residuals.</w:t>
      </w:r>
    </w:p>
    <w:p w14:paraId="61A5013F" w14:textId="3E1B1480" w:rsidR="00214922" w:rsidRDefault="00214922" w:rsidP="00214922">
      <w:pPr>
        <w:rPr>
          <w:ins w:id="28" w:author="Genoa Sullaway" w:date="2021-12-07T15:10:00Z"/>
        </w:rPr>
      </w:pPr>
    </w:p>
    <w:p w14:paraId="2FEE5508" w14:textId="4F9E5952" w:rsidR="00197669" w:rsidRDefault="00197669" w:rsidP="00214922">
      <w:ins w:id="29" w:author="Genoa Sullaway" w:date="2021-12-07T15:10:00Z">
        <w:r>
          <w:t>FALSE</w:t>
        </w:r>
      </w:ins>
    </w:p>
    <w:p w14:paraId="122DA615" w14:textId="77777777" w:rsidR="00214922" w:rsidRDefault="00214922" w:rsidP="00214922"/>
    <w:p w14:paraId="7C491F15" w14:textId="77777777" w:rsidR="009122B2" w:rsidRPr="00252208" w:rsidRDefault="00381661" w:rsidP="009122B2">
      <w:pPr>
        <w:rPr>
          <w:rPrChange w:id="30" w:author="Genoa Sullaway" w:date="2021-12-07T16:59:00Z">
            <w:rPr/>
          </w:rPrChange>
        </w:rPr>
      </w:pPr>
      <w:r w:rsidRPr="00252208">
        <w:rPr>
          <w:rPrChange w:id="31" w:author="Genoa Sullaway" w:date="2021-12-07T16:59:00Z">
            <w:rPr/>
          </w:rPrChange>
        </w:rPr>
        <w:t>(d</w:t>
      </w:r>
      <w:r w:rsidR="009122B2" w:rsidRPr="00252208">
        <w:rPr>
          <w:rPrChange w:id="32" w:author="Genoa Sullaway" w:date="2021-12-07T16:59:00Z">
            <w:rPr/>
          </w:rPrChange>
        </w:rPr>
        <w:t xml:space="preserve">) As the bandwidth of the smoothing window for a LOWESS smoother increases, so does the number of equivalent parameters ("equivalent degrees of freedom") </w:t>
      </w:r>
    </w:p>
    <w:p w14:paraId="1C3A7652" w14:textId="77777777" w:rsidR="009122B2" w:rsidRPr="00252208" w:rsidRDefault="009122B2" w:rsidP="009122B2">
      <w:pPr>
        <w:rPr>
          <w:rPrChange w:id="33" w:author="Genoa Sullaway" w:date="2021-12-07T16:59:00Z">
            <w:rPr/>
          </w:rPrChange>
        </w:rPr>
      </w:pPr>
    </w:p>
    <w:p w14:paraId="09D9EDDA" w14:textId="0D21C51E" w:rsidR="009435F6" w:rsidRDefault="00197669" w:rsidP="0056262E">
      <w:pPr>
        <w:rPr>
          <w:ins w:id="34" w:author="Genoa Sullaway" w:date="2021-12-07T15:15:00Z"/>
        </w:rPr>
      </w:pPr>
      <w:ins w:id="35" w:author="Genoa Sullaway" w:date="2021-12-07T15:15:00Z">
        <w:r w:rsidRPr="00252208">
          <w:rPr>
            <w:rPrChange w:id="36" w:author="Genoa Sullaway" w:date="2021-12-07T16:59:00Z">
              <w:rPr/>
            </w:rPrChange>
          </w:rPr>
          <w:t>TRUE</w:t>
        </w:r>
        <w:r>
          <w:t xml:space="preserve"> </w:t>
        </w:r>
      </w:ins>
    </w:p>
    <w:p w14:paraId="6393CE03" w14:textId="77777777" w:rsidR="00197669" w:rsidRDefault="00197669" w:rsidP="0056262E"/>
    <w:p w14:paraId="0886714E" w14:textId="27F832FF" w:rsidR="00F0396D" w:rsidRDefault="00887A1A" w:rsidP="0056262E">
      <w:pPr>
        <w:rPr>
          <w:ins w:id="37" w:author="Genoa Sullaway" w:date="2021-12-07T16:59:00Z"/>
        </w:rPr>
      </w:pPr>
      <w:r>
        <w:t xml:space="preserve">(e) </w:t>
      </w:r>
      <w:r w:rsidR="00C017EC">
        <w:t>Non-independent residuals (for example spatially autocorrelated residuals) result in standard errors for parameter estimates and predicted values that are larger than they should be.</w:t>
      </w:r>
    </w:p>
    <w:p w14:paraId="77C92A10" w14:textId="77777777" w:rsidR="00252208" w:rsidRDefault="00252208" w:rsidP="0056262E"/>
    <w:p w14:paraId="28B57E27" w14:textId="756273DB" w:rsidR="00D62F6F" w:rsidRDefault="00B82D4C" w:rsidP="0056262E">
      <w:ins w:id="38" w:author="Genoa Sullaway" w:date="2021-12-07T15:15:00Z">
        <w:r>
          <w:t xml:space="preserve">FALSE </w:t>
        </w:r>
      </w:ins>
    </w:p>
    <w:p w14:paraId="55B55637" w14:textId="77777777" w:rsidR="00D62F6F" w:rsidRDefault="00D62F6F" w:rsidP="0056262E"/>
    <w:p w14:paraId="28B950BA" w14:textId="5D038C19" w:rsidR="00D62F6F" w:rsidRDefault="00D62F6F" w:rsidP="0056262E">
      <w:pPr>
        <w:rPr>
          <w:ins w:id="39" w:author="Genoa Sullaway" w:date="2021-12-07T15:16:00Z"/>
        </w:rPr>
      </w:pPr>
      <w:r>
        <w:t>(f) The autoregressive parameter in a</w:t>
      </w:r>
      <w:r w:rsidR="00E02D91">
        <w:t xml:space="preserve"> time series model </w:t>
      </w:r>
      <w:proofErr w:type="gramStart"/>
      <w:r w:rsidR="00E02D91">
        <w:t>ranges</w:t>
      </w:r>
      <w:proofErr w:type="gramEnd"/>
      <w:r w:rsidR="00E02D91">
        <w:t xml:space="preserve"> from -1</w:t>
      </w:r>
      <w:r>
        <w:t xml:space="preserve"> to 1 </w:t>
      </w:r>
    </w:p>
    <w:p w14:paraId="6C227884" w14:textId="3BB5EB65" w:rsidR="00B82D4C" w:rsidRDefault="00B82D4C" w:rsidP="0056262E">
      <w:ins w:id="40" w:author="Genoa Sullaway" w:date="2021-12-07T15:16:00Z">
        <w:r>
          <w:t>TRUE</w:t>
        </w:r>
      </w:ins>
    </w:p>
    <w:p w14:paraId="685AB3C1" w14:textId="77777777" w:rsidR="00F16BCC" w:rsidRDefault="00F16BCC" w:rsidP="0056262E"/>
    <w:p w14:paraId="7AAED830" w14:textId="77777777" w:rsidR="00C017EC" w:rsidRDefault="00C017EC" w:rsidP="0056262E"/>
    <w:p w14:paraId="20A8AAEA" w14:textId="77777777" w:rsidR="00EE2BCF" w:rsidRPr="00EE2BCF" w:rsidRDefault="00EE2BCF" w:rsidP="00682DE0">
      <w:pPr>
        <w:rPr>
          <w:sz w:val="32"/>
        </w:rPr>
      </w:pPr>
    </w:p>
    <w:p w14:paraId="01B1A80E" w14:textId="77777777" w:rsidR="0062413A" w:rsidRDefault="0062413A">
      <w:pPr>
        <w:rPr>
          <w:sz w:val="32"/>
        </w:rPr>
      </w:pPr>
      <w:r>
        <w:rPr>
          <w:sz w:val="32"/>
        </w:rPr>
        <w:br w:type="page"/>
      </w:r>
    </w:p>
    <w:p w14:paraId="1788DAC9" w14:textId="77777777" w:rsidR="007D62B9" w:rsidRDefault="00784784" w:rsidP="0056262E">
      <w:r>
        <w:rPr>
          <w:sz w:val="32"/>
        </w:rPr>
        <w:lastRenderedPageBreak/>
        <w:t>3</w:t>
      </w:r>
      <w:r w:rsidR="00C017EC" w:rsidRPr="00B2198B">
        <w:rPr>
          <w:sz w:val="32"/>
        </w:rPr>
        <w:t>.</w:t>
      </w:r>
      <w:r w:rsidR="00C017EC">
        <w:t xml:space="preserve"> </w:t>
      </w:r>
      <w:r w:rsidR="007D62B9" w:rsidRPr="00B875BA">
        <w:rPr>
          <w:b/>
        </w:rPr>
        <w:t>Interpreting output from a</w:t>
      </w:r>
      <w:r>
        <w:rPr>
          <w:b/>
        </w:rPr>
        <w:t>n additive</w:t>
      </w:r>
      <w:r w:rsidR="007D62B9" w:rsidRPr="00B875BA">
        <w:rPr>
          <w:b/>
        </w:rPr>
        <w:t xml:space="preserve"> mixed-effects model</w:t>
      </w:r>
      <w:r w:rsidR="004E1757" w:rsidRPr="00A23D62">
        <w:t xml:space="preserve"> (</w:t>
      </w:r>
      <w:r w:rsidR="00180547">
        <w:rPr>
          <w:color w:val="FF0000"/>
        </w:rPr>
        <w:t>30</w:t>
      </w:r>
      <w:r w:rsidR="004E1757" w:rsidRPr="00A23D62">
        <w:rPr>
          <w:color w:val="FF0000"/>
        </w:rPr>
        <w:t xml:space="preserve"> p</w:t>
      </w:r>
      <w:r w:rsidR="00A23D62" w:rsidRPr="00A23D62">
        <w:rPr>
          <w:color w:val="FF0000"/>
        </w:rPr>
        <w:t>oints</w:t>
      </w:r>
      <w:r w:rsidR="004E1757" w:rsidRPr="00A23D62">
        <w:t>)</w:t>
      </w:r>
      <w:r w:rsidR="007D62B9">
        <w:t xml:space="preserve"> </w:t>
      </w:r>
    </w:p>
    <w:p w14:paraId="783DFF40" w14:textId="77777777" w:rsidR="00A93E3F" w:rsidRDefault="007D62B9" w:rsidP="0056262E">
      <w:r>
        <w:t xml:space="preserve">This example </w:t>
      </w:r>
      <w:r w:rsidR="00045222">
        <w:t xml:space="preserve">examines variability in the condition of </w:t>
      </w:r>
      <w:r w:rsidR="00D96520">
        <w:t>walleye pollock</w:t>
      </w:r>
      <w:r w:rsidR="00045222">
        <w:t xml:space="preserve"> by modeling individual </w:t>
      </w:r>
      <w:r w:rsidR="004E1757">
        <w:t xml:space="preserve">weight as a function of </w:t>
      </w:r>
      <w:r w:rsidR="007253CB">
        <w:t xml:space="preserve">body </w:t>
      </w:r>
      <w:r w:rsidR="004E1757">
        <w:t xml:space="preserve">length </w:t>
      </w:r>
      <w:r w:rsidR="00045222">
        <w:t xml:space="preserve">and as a function of </w:t>
      </w:r>
      <w:r w:rsidR="00DA01FE">
        <w:t xml:space="preserve">temperature. </w:t>
      </w:r>
      <w:r w:rsidR="007253CB">
        <w:t>Differences in weight at a given length should reflect their condition</w:t>
      </w:r>
      <w:r w:rsidR="00D96520">
        <w:t xml:space="preserve"> (how 'fat'; they are). Condition</w:t>
      </w:r>
      <w:r w:rsidR="00682DE0">
        <w:t xml:space="preserve"> may</w:t>
      </w:r>
      <w:r w:rsidR="007253CB">
        <w:t xml:space="preserve"> differ </w:t>
      </w:r>
      <w:r w:rsidR="00682DE0">
        <w:t xml:space="preserve">in part as a result of differences in </w:t>
      </w:r>
      <w:r w:rsidR="007253CB">
        <w:t>temperature</w:t>
      </w:r>
      <w:r w:rsidR="00682DE0">
        <w:t>, w</w:t>
      </w:r>
      <w:r w:rsidR="00D96520">
        <w:t>hich affect</w:t>
      </w:r>
      <w:r w:rsidR="00E02D91">
        <w:t>s</w:t>
      </w:r>
      <w:r w:rsidR="00682DE0">
        <w:t xml:space="preserve"> their growth potential</w:t>
      </w:r>
      <w:r w:rsidR="007253CB">
        <w:t xml:space="preserve">. </w:t>
      </w:r>
      <w:proofErr w:type="gramStart"/>
      <w:r w:rsidR="004E1757">
        <w:t>Similar to</w:t>
      </w:r>
      <w:proofErr w:type="gramEnd"/>
      <w:r w:rsidR="004E1757">
        <w:t xml:space="preserve"> earlier examples </w:t>
      </w:r>
      <w:r w:rsidR="00525337">
        <w:t>that you</w:t>
      </w:r>
      <w:r w:rsidR="004E1757">
        <w:t xml:space="preserve"> saw</w:t>
      </w:r>
      <w:r w:rsidR="00525337">
        <w:t xml:space="preserve"> in class</w:t>
      </w:r>
      <w:r w:rsidR="004E1757">
        <w:t>, both length and weight are log-transformed</w:t>
      </w:r>
      <w:r w:rsidR="00525337">
        <w:t xml:space="preserve"> first</w:t>
      </w:r>
      <w:r w:rsidR="004E1757">
        <w:t xml:space="preserve"> to linearize the relationship</w:t>
      </w:r>
      <w:r w:rsidR="00A93E3F">
        <w:t xml:space="preserve"> </w:t>
      </w:r>
      <w:r w:rsidR="00A93E3F" w:rsidRPr="00F23DA1">
        <w:t xml:space="preserve">(Fig. </w:t>
      </w:r>
      <w:r w:rsidR="00F23DA1" w:rsidRPr="00F23DA1">
        <w:t>1</w:t>
      </w:r>
      <w:r w:rsidR="00A93E3F" w:rsidRPr="00F23DA1">
        <w:t>)</w:t>
      </w:r>
      <w:r w:rsidR="004E1757" w:rsidRPr="00F23DA1">
        <w:t>.</w:t>
      </w:r>
      <w:r w:rsidR="004E1757">
        <w:t xml:space="preserve"> </w:t>
      </w:r>
    </w:p>
    <w:p w14:paraId="7D762DDC" w14:textId="48487BDF" w:rsidR="00A93E3F" w:rsidRDefault="00511148" w:rsidP="00A93E3F">
      <w:pPr>
        <w:jc w:val="center"/>
      </w:pPr>
      <w:r w:rsidRPr="00511148">
        <w:rPr>
          <w:noProof/>
        </w:rPr>
        <w:drawing>
          <wp:inline distT="0" distB="0" distL="0" distR="0" wp14:anchorId="701656D4" wp14:editId="6217DB64">
            <wp:extent cx="5937250" cy="43434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A5B9D" w14:textId="77777777" w:rsidR="00A93E3F" w:rsidRPr="00A93E3F" w:rsidRDefault="00F23DA1" w:rsidP="0056262E">
      <w:pPr>
        <w:rPr>
          <w:i/>
        </w:rPr>
      </w:pPr>
      <w:r>
        <w:rPr>
          <w:i/>
        </w:rPr>
        <w:t>Figure 1</w:t>
      </w:r>
      <w:r w:rsidR="00A93E3F" w:rsidRPr="00F23DA1">
        <w:rPr>
          <w:i/>
        </w:rPr>
        <w:t>:</w:t>
      </w:r>
      <w:r w:rsidR="00A93E3F" w:rsidRPr="00A93E3F">
        <w:rPr>
          <w:i/>
        </w:rPr>
        <w:t xml:space="preserve"> </w:t>
      </w:r>
      <w:r w:rsidR="00A93E3F">
        <w:rPr>
          <w:i/>
        </w:rPr>
        <w:t>Weight-length relationships (log-scale) for walleye pollock</w:t>
      </w:r>
      <w:r w:rsidR="00D96520">
        <w:rPr>
          <w:i/>
        </w:rPr>
        <w:t xml:space="preserve"> </w:t>
      </w:r>
      <w:r w:rsidR="00A93E3F">
        <w:rPr>
          <w:i/>
        </w:rPr>
        <w:t>by year.</w:t>
      </w:r>
    </w:p>
    <w:p w14:paraId="23297845" w14:textId="77777777" w:rsidR="00A93E3F" w:rsidRDefault="00A93E3F" w:rsidP="0056262E"/>
    <w:p w14:paraId="08F7A791" w14:textId="08E92176" w:rsidR="007253CB" w:rsidRDefault="007253CB" w:rsidP="0056262E">
      <w:r w:rsidRPr="007253CB">
        <w:rPr>
          <w:b/>
          <w:i/>
        </w:rPr>
        <w:t xml:space="preserve">Data </w:t>
      </w:r>
      <w:r w:rsidR="00D96520">
        <w:rPr>
          <w:b/>
          <w:i/>
        </w:rPr>
        <w:t>&amp;</w:t>
      </w:r>
      <w:r w:rsidRPr="007253CB">
        <w:rPr>
          <w:b/>
          <w:i/>
        </w:rPr>
        <w:t xml:space="preserve"> sampling design</w:t>
      </w:r>
      <w:r>
        <w:t xml:space="preserve">: </w:t>
      </w:r>
      <w:r w:rsidR="002770A4">
        <w:t xml:space="preserve">Fish were randomly sampled </w:t>
      </w:r>
      <w:r>
        <w:t>during</w:t>
      </w:r>
      <w:r w:rsidR="002770A4">
        <w:t xml:space="preserve"> the summer</w:t>
      </w:r>
      <w:r>
        <w:t xml:space="preserve"> </w:t>
      </w:r>
      <w:r w:rsidR="00D96520">
        <w:t xml:space="preserve">in </w:t>
      </w:r>
      <w:r>
        <w:t>1991</w:t>
      </w:r>
      <w:r w:rsidR="00D96520">
        <w:t xml:space="preserve"> and</w:t>
      </w:r>
      <w:r>
        <w:t xml:space="preserve"> 1999</w:t>
      </w:r>
      <w:r w:rsidR="008C05EF">
        <w:t>-2012</w:t>
      </w:r>
      <w:r>
        <w:t xml:space="preserve">. Sampling occurred over an extended period each summer and started as early as mid-May in some years, and sometimes extending through mid-August. In addition to the location and the day of sampling, the local bottom water </w:t>
      </w:r>
      <w:r w:rsidR="002770A4">
        <w:t xml:space="preserve">temperature </w:t>
      </w:r>
      <w:r w:rsidR="005B48BC">
        <w:t xml:space="preserve">at the time of sampling </w:t>
      </w:r>
      <w:r w:rsidR="002770A4">
        <w:t>was recorded</w:t>
      </w:r>
      <w:r>
        <w:t xml:space="preserve"> at each station</w:t>
      </w:r>
      <w:r w:rsidR="002770A4">
        <w:t xml:space="preserve">. </w:t>
      </w:r>
    </w:p>
    <w:p w14:paraId="1FE41781" w14:textId="77777777" w:rsidR="007253CB" w:rsidRDefault="007253CB" w:rsidP="0056262E"/>
    <w:p w14:paraId="0C6681B0" w14:textId="77777777" w:rsidR="00DA01FE" w:rsidRDefault="007253CB" w:rsidP="0056262E">
      <w:r>
        <w:t>Average</w:t>
      </w:r>
      <w:r w:rsidR="00E02D91">
        <w:t xml:space="preserve"> weights (</w:t>
      </w:r>
      <w:r w:rsidR="002770A4">
        <w:t>adjusted for length) are</w:t>
      </w:r>
      <w:r w:rsidR="00A93E3F">
        <w:t xml:space="preserve"> </w:t>
      </w:r>
      <w:r w:rsidR="002770A4">
        <w:t xml:space="preserve">expected to differ among years </w:t>
      </w:r>
      <w:r w:rsidR="00A93E3F">
        <w:t xml:space="preserve">for other reasons (besides temperature effects) </w:t>
      </w:r>
      <w:r w:rsidR="002770A4">
        <w:t xml:space="preserve">due to differences in feeding conditions, etc.  </w:t>
      </w:r>
      <w:r w:rsidR="00DA01FE">
        <w:t>Our goal is to describe how weight</w:t>
      </w:r>
      <w:r w:rsidR="00E02D91">
        <w:t xml:space="preserve"> (on log-transformed scale)</w:t>
      </w:r>
      <w:r w:rsidR="00DA01FE">
        <w:t xml:space="preserve"> varies over the sampling season (</w:t>
      </w:r>
      <w:proofErr w:type="gramStart"/>
      <w:r w:rsidR="00DA01FE">
        <w:t>i.e.</w:t>
      </w:r>
      <w:proofErr w:type="gramEnd"/>
      <w:r w:rsidR="00DA01FE">
        <w:t xml:space="preserve"> by day of the year) and as a function of water temperature (Temp). In addition, we are interested in how </w:t>
      </w:r>
      <w:r w:rsidR="00682DE0">
        <w:t xml:space="preserve">the </w:t>
      </w:r>
      <w:r w:rsidR="00DA01FE">
        <w:t>weigh</w:t>
      </w:r>
      <w:r w:rsidR="00A93E3F">
        <w:t>t</w:t>
      </w:r>
      <w:r w:rsidR="00DA01FE">
        <w:t xml:space="preserve">-at-length </w:t>
      </w:r>
      <w:r w:rsidR="00682DE0">
        <w:t xml:space="preserve">relationship may </w:t>
      </w:r>
      <w:r w:rsidR="00A93E3F">
        <w:t>var</w:t>
      </w:r>
      <w:r w:rsidR="00682DE0">
        <w:t>y among years. Therefore, v</w:t>
      </w:r>
      <w:r w:rsidR="00DA01FE">
        <w:t xml:space="preserve">ariability in weight among years was modeled as a random effect in the </w:t>
      </w:r>
      <w:r w:rsidR="002770A4">
        <w:t xml:space="preserve">context of a generalized additive model as </w:t>
      </w:r>
      <w:r w:rsidR="00DA01FE">
        <w:t>follow</w:t>
      </w:r>
      <w:r w:rsidR="002770A4">
        <w:t>s</w:t>
      </w:r>
      <w:r w:rsidR="00DA01FE">
        <w:t xml:space="preserve">: </w:t>
      </w:r>
    </w:p>
    <w:p w14:paraId="5389FDE6" w14:textId="77777777" w:rsidR="00DA01FE" w:rsidRDefault="00DA01FE" w:rsidP="0056262E"/>
    <w:p w14:paraId="6FDE4CE6" w14:textId="77777777" w:rsidR="00DA01FE" w:rsidRDefault="00271596" w:rsidP="0056262E">
      <w:r>
        <w:rPr>
          <w:noProof/>
        </w:rPr>
        <w:drawing>
          <wp:inline distT="0" distB="0" distL="0" distR="0" wp14:anchorId="07FF326F" wp14:editId="643E75E8">
            <wp:extent cx="4769224" cy="2688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100" cy="292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361E" w:rsidRPr="002D361E">
        <w:t xml:space="preserve">    </w:t>
      </w:r>
      <w:r w:rsidR="002D361E" w:rsidRPr="002D361E">
        <w:rPr>
          <w:b/>
        </w:rPr>
        <w:t xml:space="preserve"> (Model 1)</w:t>
      </w:r>
    </w:p>
    <w:p w14:paraId="3E39066C" w14:textId="77777777" w:rsidR="002D361E" w:rsidRPr="002D361E" w:rsidRDefault="002D361E" w:rsidP="0056262E"/>
    <w:p w14:paraId="2CB8223F" w14:textId="77777777" w:rsidR="004D7615" w:rsidRDefault="00DA01FE" w:rsidP="0056262E">
      <w:r>
        <w:t xml:space="preserve">where </w:t>
      </w:r>
      <w:proofErr w:type="spellStart"/>
      <w:proofErr w:type="gramStart"/>
      <w:r w:rsidRPr="00DA01FE">
        <w:rPr>
          <w:i/>
        </w:rPr>
        <w:t>W</w:t>
      </w:r>
      <w:r w:rsidRPr="00DA01FE">
        <w:rPr>
          <w:i/>
          <w:vertAlign w:val="subscript"/>
        </w:rPr>
        <w:t>i,t</w:t>
      </w:r>
      <w:proofErr w:type="spellEnd"/>
      <w:proofErr w:type="gramEnd"/>
      <w:r>
        <w:t xml:space="preserve"> and </w:t>
      </w:r>
      <w:proofErr w:type="spellStart"/>
      <w:r w:rsidRPr="00DA01FE">
        <w:rPr>
          <w:i/>
        </w:rPr>
        <w:t>L</w:t>
      </w:r>
      <w:r w:rsidRPr="00DA01FE">
        <w:rPr>
          <w:i/>
          <w:vertAlign w:val="subscript"/>
        </w:rPr>
        <w:t>i,t</w:t>
      </w:r>
      <w:proofErr w:type="spellEnd"/>
      <w:r>
        <w:t xml:space="preserve"> are the weight and length, respectively, of fish </w:t>
      </w:r>
      <w:proofErr w:type="spellStart"/>
      <w:r w:rsidRPr="00DA01FE">
        <w:rPr>
          <w:i/>
        </w:rPr>
        <w:t>i</w:t>
      </w:r>
      <w:proofErr w:type="spellEnd"/>
      <w:r>
        <w:t xml:space="preserve"> in year </w:t>
      </w:r>
      <w:r w:rsidRPr="00DA01FE">
        <w:rPr>
          <w:i/>
        </w:rPr>
        <w:t>t</w:t>
      </w:r>
      <w:r>
        <w:t xml:space="preserve">, </w:t>
      </w:r>
      <w:r w:rsidRPr="002770A4">
        <w:rPr>
          <w:i/>
        </w:rPr>
        <w:t>day</w:t>
      </w:r>
      <w:r>
        <w:t xml:space="preserve"> is day of year on which the fish was sampled</w:t>
      </w:r>
      <w:r w:rsidR="002770A4">
        <w:t xml:space="preserve">, </w:t>
      </w:r>
      <w:r w:rsidR="002770A4" w:rsidRPr="002770A4">
        <w:rPr>
          <w:i/>
        </w:rPr>
        <w:t>Temp</w:t>
      </w:r>
      <w:r w:rsidR="002770A4">
        <w:t xml:space="preserve"> is the local temperature where the fish was sampled, </w:t>
      </w:r>
      <w:r w:rsidR="002770A4" w:rsidRPr="002770A4">
        <w:rPr>
          <w:i/>
        </w:rPr>
        <w:t>f</w:t>
      </w:r>
      <w:r w:rsidR="002770A4" w:rsidRPr="002770A4">
        <w:rPr>
          <w:i/>
          <w:vertAlign w:val="subscript"/>
        </w:rPr>
        <w:t>1</w:t>
      </w:r>
      <w:r w:rsidR="002770A4">
        <w:t xml:space="preserve"> and </w:t>
      </w:r>
      <w:r w:rsidR="002770A4" w:rsidRPr="002770A4">
        <w:rPr>
          <w:i/>
        </w:rPr>
        <w:t>f</w:t>
      </w:r>
      <w:r w:rsidR="002770A4" w:rsidRPr="002770A4">
        <w:rPr>
          <w:i/>
          <w:vertAlign w:val="subscript"/>
        </w:rPr>
        <w:t>2</w:t>
      </w:r>
      <w:r w:rsidR="002770A4">
        <w:t xml:space="preserve"> are smooth non-parametric functions,</w:t>
      </w:r>
      <w:r>
        <w:t xml:space="preserve"> and</w:t>
      </w:r>
      <w:r w:rsidR="002770A4">
        <w:t xml:space="preserve"> </w:t>
      </w:r>
      <w:proofErr w:type="spellStart"/>
      <w:r w:rsidR="002770A4" w:rsidRPr="002770A4">
        <w:rPr>
          <w:i/>
        </w:rPr>
        <w:t>ε</w:t>
      </w:r>
      <w:r w:rsidR="002770A4" w:rsidRPr="002770A4">
        <w:rPr>
          <w:i/>
          <w:vertAlign w:val="subscript"/>
        </w:rPr>
        <w:t>i,t</w:t>
      </w:r>
      <w:proofErr w:type="spellEnd"/>
      <w:r w:rsidR="002770A4">
        <w:t xml:space="preserve"> is the residual for fish </w:t>
      </w:r>
      <w:proofErr w:type="spellStart"/>
      <w:r w:rsidR="002770A4" w:rsidRPr="00525337">
        <w:rPr>
          <w:i/>
        </w:rPr>
        <w:t>i</w:t>
      </w:r>
      <w:proofErr w:type="spellEnd"/>
      <w:r w:rsidR="002770A4">
        <w:t xml:space="preserve"> in year </w:t>
      </w:r>
      <w:r w:rsidR="002770A4" w:rsidRPr="00525337">
        <w:rPr>
          <w:i/>
        </w:rPr>
        <w:t>t</w:t>
      </w:r>
      <w:r w:rsidR="002770A4">
        <w:t xml:space="preserve">. The residuals are assumed to be independent, normally distributed with mean 0 and standard deviation </w:t>
      </w:r>
      <w:r w:rsidR="004D7615" w:rsidRPr="004D7615">
        <w:rPr>
          <w:i/>
        </w:rPr>
        <w:t>σ</w:t>
      </w:r>
      <w:r w:rsidR="00B875BA" w:rsidRPr="00B875BA">
        <w:rPr>
          <w:i/>
          <w:vertAlign w:val="subscript"/>
        </w:rPr>
        <w:t>ε</w:t>
      </w:r>
      <w:r w:rsidR="004D7615" w:rsidRPr="004D7615">
        <w:rPr>
          <w:i/>
          <w:vertAlign w:val="superscript"/>
        </w:rPr>
        <w:t>2</w:t>
      </w:r>
      <w:r w:rsidR="004D7615">
        <w:t>.</w:t>
      </w:r>
    </w:p>
    <w:p w14:paraId="2F068987" w14:textId="77777777" w:rsidR="004D7615" w:rsidRDefault="004D7615" w:rsidP="0056262E"/>
    <w:p w14:paraId="28D6D430" w14:textId="77777777" w:rsidR="00DA01FE" w:rsidRDefault="00B875BA" w:rsidP="0056262E">
      <w:r>
        <w:t>The parameters α and β are the intercept and slope for the average weight-length relationship (</w:t>
      </w:r>
      <w:r w:rsidR="00682DE0">
        <w:t xml:space="preserve">estimated as </w:t>
      </w:r>
      <w:r>
        <w:t xml:space="preserve">fixed effects) and </w:t>
      </w:r>
      <w:r w:rsidRPr="00B875BA">
        <w:rPr>
          <w:i/>
        </w:rPr>
        <w:t>a</w:t>
      </w:r>
      <w:r w:rsidRPr="00B875BA">
        <w:rPr>
          <w:i/>
          <w:vertAlign w:val="subscript"/>
        </w:rPr>
        <w:t>t</w:t>
      </w:r>
      <w:r>
        <w:t xml:space="preserve"> and </w:t>
      </w:r>
      <w:proofErr w:type="spellStart"/>
      <w:r w:rsidRPr="00B875BA">
        <w:rPr>
          <w:i/>
        </w:rPr>
        <w:t>b</w:t>
      </w:r>
      <w:r w:rsidRPr="00B875BA">
        <w:rPr>
          <w:i/>
          <w:vertAlign w:val="subscript"/>
        </w:rPr>
        <w:t>t</w:t>
      </w:r>
      <w:proofErr w:type="spellEnd"/>
      <w:r>
        <w:t xml:space="preserve"> are </w:t>
      </w:r>
      <w:r w:rsidR="00682DE0">
        <w:t>the</w:t>
      </w:r>
      <w:r>
        <w:t xml:space="preserve"> random intercept and slope for year </w:t>
      </w:r>
      <w:r w:rsidRPr="00B875BA">
        <w:rPr>
          <w:i/>
        </w:rPr>
        <w:t>t</w:t>
      </w:r>
      <w:r w:rsidR="00682DE0">
        <w:t xml:space="preserve">, which captures differences in the weight-length relationships among years that are unrelated to </w:t>
      </w:r>
      <w:r w:rsidR="00E02D91">
        <w:t xml:space="preserve">time of year and </w:t>
      </w:r>
      <w:r w:rsidR="00682DE0">
        <w:t>local temperature.</w:t>
      </w:r>
      <w:r>
        <w:t xml:space="preserve"> The</w:t>
      </w:r>
      <w:r w:rsidR="00682DE0">
        <w:t xml:space="preserve"> </w:t>
      </w:r>
      <w:r w:rsidR="00E02D91">
        <w:t xml:space="preserve">year-specific intercepts </w:t>
      </w:r>
      <w:r w:rsidRPr="00B875BA">
        <w:rPr>
          <w:i/>
        </w:rPr>
        <w:t>a</w:t>
      </w:r>
      <w:r w:rsidRPr="00B875BA">
        <w:rPr>
          <w:i/>
          <w:vertAlign w:val="subscript"/>
        </w:rPr>
        <w:t>t</w:t>
      </w:r>
      <w:r>
        <w:t xml:space="preserve"> and</w:t>
      </w:r>
      <w:r w:rsidR="00E02D91">
        <w:t xml:space="preserve"> slopes</w:t>
      </w:r>
      <w:r>
        <w:t xml:space="preserve"> </w:t>
      </w:r>
      <w:proofErr w:type="spellStart"/>
      <w:r w:rsidRPr="00B875BA">
        <w:rPr>
          <w:i/>
        </w:rPr>
        <w:t>b</w:t>
      </w:r>
      <w:r w:rsidRPr="00B875BA">
        <w:rPr>
          <w:i/>
          <w:vertAlign w:val="subscript"/>
        </w:rPr>
        <w:t>t</w:t>
      </w:r>
      <w:proofErr w:type="spellEnd"/>
      <w:r>
        <w:t xml:space="preserve"> are assumed to be randomly distributed with mean 0, variances </w:t>
      </w:r>
      <w:r w:rsidRPr="00B875BA">
        <w:rPr>
          <w:i/>
        </w:rPr>
        <w:t>σ</w:t>
      </w:r>
      <w:r w:rsidRPr="00B875BA">
        <w:rPr>
          <w:i/>
          <w:vertAlign w:val="subscript"/>
        </w:rPr>
        <w:t>a</w:t>
      </w:r>
      <w:r>
        <w:rPr>
          <w:i/>
          <w:vertAlign w:val="superscript"/>
        </w:rPr>
        <w:t>2</w:t>
      </w:r>
      <w:r>
        <w:t xml:space="preserve">, </w:t>
      </w:r>
      <w:r w:rsidRPr="00B875BA">
        <w:rPr>
          <w:i/>
        </w:rPr>
        <w:t>σ</w:t>
      </w:r>
      <w:r>
        <w:rPr>
          <w:i/>
          <w:vertAlign w:val="subscript"/>
        </w:rPr>
        <w:t>b</w:t>
      </w:r>
      <w:r>
        <w:rPr>
          <w:i/>
          <w:vertAlign w:val="superscript"/>
        </w:rPr>
        <w:t>2</w:t>
      </w:r>
      <w:r>
        <w:t xml:space="preserve"> and covariance </w:t>
      </w:r>
      <w:proofErr w:type="spellStart"/>
      <w:r w:rsidRPr="00B875BA">
        <w:rPr>
          <w:i/>
        </w:rPr>
        <w:t>σ</w:t>
      </w:r>
      <w:r w:rsidRPr="00B875BA">
        <w:rPr>
          <w:i/>
          <w:vertAlign w:val="subscript"/>
        </w:rPr>
        <w:t>ab</w:t>
      </w:r>
      <w:proofErr w:type="spellEnd"/>
      <w:r>
        <w:t xml:space="preserve">. </w:t>
      </w:r>
    </w:p>
    <w:p w14:paraId="54970E9A" w14:textId="77777777" w:rsidR="00B875BA" w:rsidRDefault="00B875BA" w:rsidP="0056262E"/>
    <w:p w14:paraId="421809A1" w14:textId="77777777" w:rsidR="00AF7B0E" w:rsidRDefault="00D96520" w:rsidP="00AF7B0E">
      <w:r>
        <w:t>The model has</w:t>
      </w:r>
      <w:r w:rsidR="00682DE0">
        <w:t xml:space="preserve"> three components: the (</w:t>
      </w:r>
      <w:r w:rsidR="00E02D91">
        <w:t>fixed) parametric coefficients [</w:t>
      </w:r>
      <w:r w:rsidR="00682DE0">
        <w:t xml:space="preserve">intercept and slope for </w:t>
      </w:r>
      <w:proofErr w:type="gramStart"/>
      <w:r w:rsidR="00682DE0">
        <w:t>log</w:t>
      </w:r>
      <w:r w:rsidR="00E02D91">
        <w:t>(</w:t>
      </w:r>
      <w:proofErr w:type="gramEnd"/>
      <w:r w:rsidR="00682DE0">
        <w:t>Length)</w:t>
      </w:r>
      <w:r w:rsidR="00E02D91">
        <w:t>]</w:t>
      </w:r>
      <w:r w:rsidR="00682DE0">
        <w:t>, the smooth terms (non-parametric smoothing splines</w:t>
      </w:r>
      <w:r w:rsidR="00E02D91">
        <w:t xml:space="preserve"> fit by the function ‘s’</w:t>
      </w:r>
      <w:r w:rsidR="00682DE0">
        <w:t xml:space="preserve">) and the random effects (intercept </w:t>
      </w:r>
      <w:r w:rsidR="00DE1DA5" w:rsidRPr="00DE1DA5">
        <w:rPr>
          <w:i/>
        </w:rPr>
        <w:t>a</w:t>
      </w:r>
      <w:r w:rsidR="00DE1DA5" w:rsidRPr="00DE1DA5">
        <w:rPr>
          <w:i/>
          <w:vertAlign w:val="subscript"/>
        </w:rPr>
        <w:t>t</w:t>
      </w:r>
      <w:r w:rsidR="00DE1DA5">
        <w:t xml:space="preserve"> </w:t>
      </w:r>
      <w:r w:rsidR="00682DE0">
        <w:t xml:space="preserve">and slope </w:t>
      </w:r>
      <w:proofErr w:type="spellStart"/>
      <w:r w:rsidR="00DE1DA5" w:rsidRPr="00DE1DA5">
        <w:rPr>
          <w:i/>
        </w:rPr>
        <w:t>b</w:t>
      </w:r>
      <w:r w:rsidR="00DE1DA5" w:rsidRPr="00DE1DA5">
        <w:rPr>
          <w:i/>
          <w:vertAlign w:val="subscript"/>
        </w:rPr>
        <w:t>t</w:t>
      </w:r>
      <w:proofErr w:type="spellEnd"/>
      <w:r w:rsidR="00DE1DA5">
        <w:t xml:space="preserve"> </w:t>
      </w:r>
      <w:r w:rsidR="00682DE0">
        <w:t>by year</w:t>
      </w:r>
      <w:r w:rsidR="00DE1DA5">
        <w:t xml:space="preserve"> </w:t>
      </w:r>
      <w:r w:rsidR="00DE1DA5" w:rsidRPr="00DE1DA5">
        <w:rPr>
          <w:i/>
        </w:rPr>
        <w:t>t</w:t>
      </w:r>
      <w:r w:rsidR="00682DE0">
        <w:t>). Here's a s</w:t>
      </w:r>
      <w:r w:rsidR="00A93E3F">
        <w:t>ummar</w:t>
      </w:r>
      <w:r w:rsidR="00AF7B0E">
        <w:t>y</w:t>
      </w:r>
      <w:r w:rsidR="00A93E3F">
        <w:t xml:space="preserve"> of the </w:t>
      </w:r>
      <w:r w:rsidR="00AF7B0E">
        <w:t>model output</w:t>
      </w:r>
      <w:r>
        <w:t xml:space="preserve"> for each component</w:t>
      </w:r>
      <w:r w:rsidR="00A93E3F">
        <w:t>:</w:t>
      </w:r>
    </w:p>
    <w:p w14:paraId="2F363D9B" w14:textId="77777777" w:rsidR="00AF7B0E" w:rsidRDefault="00AF7B0E" w:rsidP="00AF7B0E"/>
    <w:p w14:paraId="4EE62E29" w14:textId="77777777" w:rsidR="008C05EF" w:rsidRPr="008C05EF" w:rsidRDefault="008C05EF" w:rsidP="008C05E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 w:rsidRPr="008C05EF">
        <w:rPr>
          <w:rFonts w:ascii="Lucida Console" w:hAnsi="Lucida Console"/>
          <w:color w:val="000000"/>
          <w:shd w:val="clear" w:color="auto" w:fill="E1E2E5"/>
        </w:rPr>
        <w:t xml:space="preserve">Family: gaussian </w:t>
      </w:r>
    </w:p>
    <w:p w14:paraId="6F85C657" w14:textId="77777777" w:rsidR="008C05EF" w:rsidRPr="008C05EF" w:rsidRDefault="008C05EF" w:rsidP="008C05E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 w:rsidRPr="008C05EF">
        <w:rPr>
          <w:rFonts w:ascii="Lucida Console" w:hAnsi="Lucida Console"/>
          <w:color w:val="000000"/>
          <w:shd w:val="clear" w:color="auto" w:fill="E1E2E5"/>
        </w:rPr>
        <w:t xml:space="preserve">Link function: identity </w:t>
      </w:r>
    </w:p>
    <w:p w14:paraId="7A16E393" w14:textId="77777777" w:rsidR="008C05EF" w:rsidRPr="008C05EF" w:rsidRDefault="008C05EF" w:rsidP="008C05E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</w:p>
    <w:p w14:paraId="5B2574DD" w14:textId="77777777" w:rsidR="008C05EF" w:rsidRPr="008C05EF" w:rsidRDefault="008C05EF" w:rsidP="008C05E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 w:rsidRPr="008C05EF">
        <w:rPr>
          <w:rFonts w:ascii="Lucida Console" w:hAnsi="Lucida Console"/>
          <w:color w:val="000000"/>
          <w:shd w:val="clear" w:color="auto" w:fill="E1E2E5"/>
        </w:rPr>
        <w:t>Formula:</w:t>
      </w:r>
    </w:p>
    <w:p w14:paraId="470122DE" w14:textId="77777777" w:rsidR="008C05EF" w:rsidRPr="008C05EF" w:rsidRDefault="008C05EF" w:rsidP="008C05E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 w:rsidRPr="008C05EF">
        <w:rPr>
          <w:rFonts w:ascii="Lucida Console" w:hAnsi="Lucida Console"/>
          <w:color w:val="000000"/>
          <w:shd w:val="clear" w:color="auto" w:fill="E1E2E5"/>
        </w:rPr>
        <w:t>log(WEIGHT) ~ log(LENGTH) + s(</w:t>
      </w:r>
      <w:r>
        <w:rPr>
          <w:rFonts w:ascii="Lucida Console" w:hAnsi="Lucida Console"/>
          <w:color w:val="000000"/>
          <w:shd w:val="clear" w:color="auto" w:fill="E1E2E5"/>
        </w:rPr>
        <w:t>Julian) + s(TEMPERATURE</w:t>
      </w:r>
      <w:r w:rsidRPr="008C05EF">
        <w:rPr>
          <w:rFonts w:ascii="Lucida Console" w:hAnsi="Lucida Console"/>
          <w:color w:val="000000"/>
          <w:shd w:val="clear" w:color="auto" w:fill="E1E2E5"/>
        </w:rPr>
        <w:t>)</w:t>
      </w:r>
    </w:p>
    <w:p w14:paraId="11A37DA9" w14:textId="77777777" w:rsidR="008C05EF" w:rsidRPr="008C05EF" w:rsidRDefault="008C05EF" w:rsidP="008C05E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</w:p>
    <w:p w14:paraId="48187C29" w14:textId="77777777" w:rsidR="008C05EF" w:rsidRPr="008C05EF" w:rsidRDefault="008C05EF" w:rsidP="008C05E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 w:rsidRPr="008C05EF">
        <w:rPr>
          <w:rFonts w:ascii="Lucida Console" w:hAnsi="Lucida Console"/>
          <w:color w:val="000000"/>
          <w:shd w:val="clear" w:color="auto" w:fill="E1E2E5"/>
        </w:rPr>
        <w:t>Parametric coefficients:</w:t>
      </w:r>
    </w:p>
    <w:p w14:paraId="6E5FFA79" w14:textId="77777777" w:rsidR="008C05EF" w:rsidRPr="008C05EF" w:rsidRDefault="008C05EF" w:rsidP="008C05E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 w:rsidRPr="008C05EF">
        <w:rPr>
          <w:rFonts w:ascii="Lucida Console" w:hAnsi="Lucida Console"/>
          <w:color w:val="000000"/>
          <w:shd w:val="clear" w:color="auto" w:fill="E1E2E5"/>
        </w:rPr>
        <w:t xml:space="preserve">             Estimate Std. Error t value </w:t>
      </w:r>
      <w:proofErr w:type="spellStart"/>
      <w:r w:rsidRPr="008C05EF">
        <w:rPr>
          <w:rFonts w:ascii="Lucida Console" w:hAnsi="Lucida Console"/>
          <w:color w:val="000000"/>
          <w:shd w:val="clear" w:color="auto" w:fill="E1E2E5"/>
        </w:rPr>
        <w:t>Pr</w:t>
      </w:r>
      <w:proofErr w:type="spellEnd"/>
      <w:r w:rsidRPr="008C05EF">
        <w:rPr>
          <w:rFonts w:ascii="Lucida Console" w:hAnsi="Lucida Console"/>
          <w:color w:val="000000"/>
          <w:shd w:val="clear" w:color="auto" w:fill="E1E2E5"/>
        </w:rPr>
        <w:t xml:space="preserve">(&gt;|t|)    </w:t>
      </w:r>
    </w:p>
    <w:p w14:paraId="7318DC08" w14:textId="77777777" w:rsidR="008C05EF" w:rsidRPr="008C05EF" w:rsidRDefault="008C05EF" w:rsidP="008C05E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 w:rsidRPr="008C05EF">
        <w:rPr>
          <w:rFonts w:ascii="Lucida Console" w:hAnsi="Lucida Console"/>
          <w:color w:val="000000"/>
          <w:shd w:val="clear" w:color="auto" w:fill="E1E2E5"/>
        </w:rPr>
        <w:t>(Intercept) -12.10392    0.06691  -180.9   &lt;2e-16 ***</w:t>
      </w:r>
    </w:p>
    <w:p w14:paraId="1BBE0449" w14:textId="77777777" w:rsidR="008C05EF" w:rsidRPr="008C05EF" w:rsidRDefault="008C05EF" w:rsidP="008C05E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 w:rsidRPr="008C05EF">
        <w:rPr>
          <w:rFonts w:ascii="Lucida Console" w:hAnsi="Lucida Console"/>
          <w:color w:val="000000"/>
          <w:shd w:val="clear" w:color="auto" w:fill="E1E2E5"/>
        </w:rPr>
        <w:t>log(LENGTH)   3.02682    0.01181   256.3   &lt;2e-16 ***</w:t>
      </w:r>
    </w:p>
    <w:p w14:paraId="63B73537" w14:textId="77777777" w:rsidR="008C05EF" w:rsidRPr="008C05EF" w:rsidRDefault="008C05EF" w:rsidP="008C05E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 w:rsidRPr="008C05EF">
        <w:rPr>
          <w:rFonts w:ascii="Lucida Console" w:hAnsi="Lucida Console"/>
          <w:color w:val="000000"/>
          <w:shd w:val="clear" w:color="auto" w:fill="E1E2E5"/>
        </w:rPr>
        <w:t>---</w:t>
      </w:r>
    </w:p>
    <w:p w14:paraId="068170E0" w14:textId="77777777" w:rsidR="008C05EF" w:rsidRPr="008C05EF" w:rsidRDefault="008C05EF" w:rsidP="008C05E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proofErr w:type="spellStart"/>
      <w:r w:rsidRPr="008C05EF">
        <w:rPr>
          <w:rFonts w:ascii="Lucida Console" w:hAnsi="Lucida Console"/>
          <w:color w:val="000000"/>
          <w:shd w:val="clear" w:color="auto" w:fill="E1E2E5"/>
        </w:rPr>
        <w:t>Signif</w:t>
      </w:r>
      <w:proofErr w:type="spellEnd"/>
      <w:r w:rsidRPr="008C05EF">
        <w:rPr>
          <w:rFonts w:ascii="Lucida Console" w:hAnsi="Lucida Console"/>
          <w:color w:val="000000"/>
          <w:shd w:val="clear" w:color="auto" w:fill="E1E2E5"/>
        </w:rPr>
        <w:t>. codes:  0 ‘***’ 0.001 ‘**’ 0.01 ‘*’ 0.05 ‘.’ 0.1 ‘ ’ 1</w:t>
      </w:r>
    </w:p>
    <w:p w14:paraId="2ED3F873" w14:textId="77777777" w:rsidR="008C05EF" w:rsidRPr="008C05EF" w:rsidRDefault="008C05EF" w:rsidP="008C05E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</w:p>
    <w:p w14:paraId="14EF1AAA" w14:textId="77777777" w:rsidR="008C05EF" w:rsidRPr="008C05EF" w:rsidRDefault="008C05EF" w:rsidP="008C05E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 w:rsidRPr="008C05EF">
        <w:rPr>
          <w:rFonts w:ascii="Lucida Console" w:hAnsi="Lucida Console"/>
          <w:color w:val="000000"/>
          <w:shd w:val="clear" w:color="auto" w:fill="E1E2E5"/>
        </w:rPr>
        <w:t>Approximate significance of smooth terms:</w:t>
      </w:r>
    </w:p>
    <w:p w14:paraId="33DE98CA" w14:textId="77777777" w:rsidR="008C05EF" w:rsidRPr="008C05EF" w:rsidRDefault="008C05EF" w:rsidP="008C05E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 w:rsidRPr="008C05EF">
        <w:rPr>
          <w:rFonts w:ascii="Lucida Console" w:hAnsi="Lucida Console"/>
          <w:color w:val="000000"/>
          <w:shd w:val="clear" w:color="auto" w:fill="E1E2E5"/>
        </w:rPr>
        <w:t xml:space="preserve">                 </w:t>
      </w:r>
      <w:proofErr w:type="spellStart"/>
      <w:r w:rsidRPr="008C05EF">
        <w:rPr>
          <w:rFonts w:ascii="Lucida Console" w:hAnsi="Lucida Console"/>
          <w:color w:val="000000"/>
          <w:shd w:val="clear" w:color="auto" w:fill="E1E2E5"/>
        </w:rPr>
        <w:t>edf</w:t>
      </w:r>
      <w:proofErr w:type="spellEnd"/>
      <w:r w:rsidRPr="008C05EF">
        <w:rPr>
          <w:rFonts w:ascii="Lucida Console" w:hAnsi="Lucida Console"/>
          <w:color w:val="000000"/>
          <w:shd w:val="clear" w:color="auto" w:fill="E1E2E5"/>
        </w:rPr>
        <w:t xml:space="preserve"> </w:t>
      </w:r>
      <w:proofErr w:type="spellStart"/>
      <w:r w:rsidRPr="008C05EF">
        <w:rPr>
          <w:rFonts w:ascii="Lucida Console" w:hAnsi="Lucida Console"/>
          <w:color w:val="000000"/>
          <w:shd w:val="clear" w:color="auto" w:fill="E1E2E5"/>
        </w:rPr>
        <w:t>Ref.df</w:t>
      </w:r>
      <w:proofErr w:type="spellEnd"/>
      <w:r w:rsidRPr="008C05EF">
        <w:rPr>
          <w:rFonts w:ascii="Lucida Console" w:hAnsi="Lucida Console"/>
          <w:color w:val="000000"/>
          <w:shd w:val="clear" w:color="auto" w:fill="E1E2E5"/>
        </w:rPr>
        <w:t xml:space="preserve">      F p-value    </w:t>
      </w:r>
    </w:p>
    <w:p w14:paraId="7D985D96" w14:textId="77777777" w:rsidR="008C05EF" w:rsidRPr="008C05EF" w:rsidRDefault="008C05EF" w:rsidP="008C05E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 w:rsidRPr="008C05EF">
        <w:rPr>
          <w:rFonts w:ascii="Lucida Console" w:hAnsi="Lucida Console"/>
          <w:color w:val="000000"/>
          <w:shd w:val="clear" w:color="auto" w:fill="E1E2E5"/>
        </w:rPr>
        <w:t>s(Julian)      2.925  2.925  97.68  &lt;2e-16 ***</w:t>
      </w:r>
    </w:p>
    <w:p w14:paraId="594B4C63" w14:textId="77777777" w:rsidR="008C05EF" w:rsidRPr="008C05EF" w:rsidRDefault="008C05EF" w:rsidP="008C05E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 w:rsidRPr="008C05EF">
        <w:rPr>
          <w:rFonts w:ascii="Lucida Console" w:hAnsi="Lucida Console"/>
          <w:color w:val="000000"/>
          <w:shd w:val="clear" w:color="auto" w:fill="E1E2E5"/>
        </w:rPr>
        <w:t>s(TEMPERATURE) 6.345  6.345 186.85  &lt;2e-16 ***</w:t>
      </w:r>
    </w:p>
    <w:p w14:paraId="38BE4669" w14:textId="77777777" w:rsidR="008C05EF" w:rsidRPr="008C05EF" w:rsidRDefault="008C05EF" w:rsidP="008C05E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 w:rsidRPr="008C05EF">
        <w:rPr>
          <w:rFonts w:ascii="Lucida Console" w:hAnsi="Lucida Console"/>
          <w:color w:val="000000"/>
          <w:shd w:val="clear" w:color="auto" w:fill="E1E2E5"/>
        </w:rPr>
        <w:t>---</w:t>
      </w:r>
    </w:p>
    <w:p w14:paraId="769FF8D1" w14:textId="77777777" w:rsidR="008C05EF" w:rsidRPr="008C05EF" w:rsidRDefault="008C05EF" w:rsidP="008C05E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proofErr w:type="spellStart"/>
      <w:r w:rsidRPr="008C05EF">
        <w:rPr>
          <w:rFonts w:ascii="Lucida Console" w:hAnsi="Lucida Console"/>
          <w:color w:val="000000"/>
          <w:shd w:val="clear" w:color="auto" w:fill="E1E2E5"/>
        </w:rPr>
        <w:t>Signif</w:t>
      </w:r>
      <w:proofErr w:type="spellEnd"/>
      <w:r w:rsidRPr="008C05EF">
        <w:rPr>
          <w:rFonts w:ascii="Lucida Console" w:hAnsi="Lucida Console"/>
          <w:color w:val="000000"/>
          <w:shd w:val="clear" w:color="auto" w:fill="E1E2E5"/>
        </w:rPr>
        <w:t>. codes:  0 ‘***’ 0.001 ‘**’ 0.01 ‘*’ 0.05 ‘.’ 0.1 ‘ ’ 1</w:t>
      </w:r>
    </w:p>
    <w:p w14:paraId="72195F7C" w14:textId="77777777" w:rsidR="008C05EF" w:rsidRPr="008C05EF" w:rsidRDefault="008C05EF" w:rsidP="008C05E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</w:p>
    <w:p w14:paraId="52711819" w14:textId="77777777" w:rsidR="008C05EF" w:rsidRPr="008C05EF" w:rsidRDefault="008C05EF" w:rsidP="008C05E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 w:rsidRPr="008C05EF">
        <w:rPr>
          <w:rFonts w:ascii="Lucida Console" w:hAnsi="Lucida Console"/>
          <w:color w:val="000000"/>
          <w:shd w:val="clear" w:color="auto" w:fill="E1E2E5"/>
        </w:rPr>
        <w:t xml:space="preserve">R-sq.(adj) =  0.994   </w:t>
      </w:r>
    </w:p>
    <w:p w14:paraId="57B66141" w14:textId="77777777" w:rsidR="000C7871" w:rsidRDefault="008C05EF" w:rsidP="008C05E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 w:rsidRPr="008C05EF">
        <w:rPr>
          <w:rFonts w:ascii="Lucida Console" w:hAnsi="Lucida Console"/>
          <w:color w:val="000000"/>
          <w:shd w:val="clear" w:color="auto" w:fill="E1E2E5"/>
        </w:rPr>
        <w:t xml:space="preserve">  Scale est. = 0.015263  n = 18834</w:t>
      </w:r>
    </w:p>
    <w:p w14:paraId="0ABDE337" w14:textId="77777777" w:rsidR="000C7871" w:rsidRDefault="000C7871" w:rsidP="000C7871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br/>
        <w:t>Random effects:</w:t>
      </w:r>
    </w:p>
    <w:p w14:paraId="31C27E56" w14:textId="77777777" w:rsidR="000C7871" w:rsidRDefault="000C7871" w:rsidP="000C7871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Formula: ~log(LENGTH) | YEAR </w:t>
      </w:r>
    </w:p>
    <w:p w14:paraId="0D757C6A" w14:textId="77777777" w:rsidR="000C7871" w:rsidRDefault="000C7871" w:rsidP="000C7871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</w:p>
    <w:p w14:paraId="6F32B9CF" w14:textId="77777777" w:rsidR="000C7871" w:rsidRDefault="000C7871" w:rsidP="000C7871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         </w:t>
      </w:r>
      <w:proofErr w:type="spellStart"/>
      <w:r>
        <w:rPr>
          <w:rFonts w:ascii="Lucida Console" w:hAnsi="Lucida Console"/>
          <w:color w:val="000000"/>
          <w:shd w:val="clear" w:color="auto" w:fill="E1E2E5"/>
        </w:rPr>
        <w:t>StdDev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</w:t>
      </w:r>
      <w:proofErr w:type="spellStart"/>
      <w:r>
        <w:rPr>
          <w:rFonts w:ascii="Lucida Console" w:hAnsi="Lucida Console"/>
          <w:color w:val="000000"/>
          <w:shd w:val="clear" w:color="auto" w:fill="E1E2E5"/>
        </w:rPr>
        <w:t>Corr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</w:t>
      </w:r>
    </w:p>
    <w:p w14:paraId="080F2919" w14:textId="77777777" w:rsidR="000C7871" w:rsidRDefault="000C7871" w:rsidP="000C7871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(Intercept) 0.237 (</w:t>
      </w:r>
      <w:proofErr w:type="spellStart"/>
      <w:r>
        <w:rPr>
          <w:rFonts w:ascii="Lucida Console" w:hAnsi="Lucida Console"/>
          <w:color w:val="000000"/>
          <w:shd w:val="clear" w:color="auto" w:fill="E1E2E5"/>
        </w:rPr>
        <w:t>Intr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>)</w:t>
      </w:r>
    </w:p>
    <w:p w14:paraId="48A850F7" w14:textId="77777777" w:rsidR="000C7871" w:rsidRDefault="000C7871" w:rsidP="000C7871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log(LENGTH) 0.042 -0.99</w:t>
      </w:r>
      <w:r w:rsidR="008C05EF">
        <w:rPr>
          <w:rFonts w:ascii="Lucida Console" w:hAnsi="Lucida Console"/>
          <w:color w:val="000000"/>
          <w:shd w:val="clear" w:color="auto" w:fill="E1E2E5"/>
          <w:lang w:val="en-US"/>
        </w:rPr>
        <w:t>7</w:t>
      </w:r>
    </w:p>
    <w:p w14:paraId="7C36E600" w14:textId="77777777" w:rsidR="000C7871" w:rsidRDefault="000C7871" w:rsidP="000C7871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Residual    0.124       </w:t>
      </w:r>
    </w:p>
    <w:p w14:paraId="612278C5" w14:textId="77777777" w:rsidR="000C7871" w:rsidRDefault="000C7871" w:rsidP="00A93E3F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</w:p>
    <w:p w14:paraId="028017A1" w14:textId="77777777" w:rsidR="00A93E3F" w:rsidRDefault="00A93E3F" w:rsidP="0056262E"/>
    <w:p w14:paraId="07172AD9" w14:textId="77777777" w:rsidR="00DE0E77" w:rsidRDefault="00DE0E77">
      <w:r>
        <w:br w:type="page"/>
      </w:r>
    </w:p>
    <w:p w14:paraId="1ED37285" w14:textId="77777777" w:rsidR="00682DE0" w:rsidRDefault="00682DE0" w:rsidP="00682DE0">
      <w:r>
        <w:lastRenderedPageBreak/>
        <w:t xml:space="preserve">(a) </w:t>
      </w:r>
      <w:r w:rsidR="00784784">
        <w:t>(</w:t>
      </w:r>
      <w:r w:rsidR="00474D4A">
        <w:rPr>
          <w:color w:val="FF0000"/>
        </w:rPr>
        <w:t>4</w:t>
      </w:r>
      <w:r w:rsidR="00784784" w:rsidRPr="00A23D62">
        <w:rPr>
          <w:color w:val="FF0000"/>
        </w:rPr>
        <w:t xml:space="preserve"> p</w:t>
      </w:r>
      <w:r w:rsidR="00784784">
        <w:rPr>
          <w:color w:val="FF0000"/>
        </w:rPr>
        <w:t>oin</w:t>
      </w:r>
      <w:r w:rsidR="00784784" w:rsidRPr="00A23D62">
        <w:rPr>
          <w:color w:val="FF0000"/>
        </w:rPr>
        <w:t>ts</w:t>
      </w:r>
      <w:r w:rsidR="00784784">
        <w:t xml:space="preserve">) </w:t>
      </w:r>
      <w:r>
        <w:t>Summarize all parameter estimates (see equation above for names of parameters) in the table below (there are no estimates for the grey cells):</w:t>
      </w:r>
    </w:p>
    <w:p w14:paraId="30DD1ED1" w14:textId="77777777" w:rsidR="00682DE0" w:rsidRDefault="00682DE0" w:rsidP="00682DE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9"/>
        <w:gridCol w:w="1620"/>
        <w:gridCol w:w="1710"/>
      </w:tblGrid>
      <w:tr w:rsidR="00682DE0" w:rsidRPr="00BE5C4C" w14:paraId="5E94BB42" w14:textId="77777777" w:rsidTr="00276EB2">
        <w:trPr>
          <w:jc w:val="center"/>
        </w:trPr>
        <w:tc>
          <w:tcPr>
            <w:tcW w:w="1449" w:type="dxa"/>
            <w:shd w:val="clear" w:color="auto" w:fill="auto"/>
          </w:tcPr>
          <w:p w14:paraId="2DF3FF99" w14:textId="77777777" w:rsidR="00682DE0" w:rsidRPr="00BE5C4C" w:rsidRDefault="00682DE0" w:rsidP="00276EB2">
            <w:pPr>
              <w:rPr>
                <w:b/>
                <w:i/>
              </w:rPr>
            </w:pPr>
            <w:r w:rsidRPr="00BE5C4C">
              <w:rPr>
                <w:b/>
                <w:i/>
              </w:rPr>
              <w:t>Parameter</w:t>
            </w:r>
          </w:p>
        </w:tc>
        <w:tc>
          <w:tcPr>
            <w:tcW w:w="1620" w:type="dxa"/>
            <w:shd w:val="clear" w:color="auto" w:fill="auto"/>
          </w:tcPr>
          <w:p w14:paraId="04A14D3E" w14:textId="77777777" w:rsidR="00682DE0" w:rsidRPr="00BE5C4C" w:rsidRDefault="00682DE0" w:rsidP="00276EB2">
            <w:pPr>
              <w:rPr>
                <w:b/>
                <w:i/>
              </w:rPr>
            </w:pPr>
            <w:r w:rsidRPr="00BE5C4C">
              <w:rPr>
                <w:b/>
                <w:i/>
              </w:rPr>
              <w:t>Estimate</w:t>
            </w:r>
          </w:p>
        </w:tc>
        <w:tc>
          <w:tcPr>
            <w:tcW w:w="1710" w:type="dxa"/>
            <w:shd w:val="clear" w:color="auto" w:fill="auto"/>
          </w:tcPr>
          <w:p w14:paraId="3B1CE547" w14:textId="77777777" w:rsidR="00682DE0" w:rsidRPr="00BE5C4C" w:rsidRDefault="00682DE0" w:rsidP="00276EB2">
            <w:pPr>
              <w:rPr>
                <w:b/>
                <w:i/>
              </w:rPr>
            </w:pPr>
            <w:r w:rsidRPr="00BE5C4C">
              <w:rPr>
                <w:b/>
                <w:i/>
              </w:rPr>
              <w:t>Standard error</w:t>
            </w:r>
          </w:p>
        </w:tc>
      </w:tr>
      <w:tr w:rsidR="00F16BCC" w14:paraId="1A71A888" w14:textId="77777777" w:rsidTr="00276EB2">
        <w:trPr>
          <w:jc w:val="center"/>
        </w:trPr>
        <w:tc>
          <w:tcPr>
            <w:tcW w:w="1449" w:type="dxa"/>
            <w:shd w:val="clear" w:color="auto" w:fill="auto"/>
          </w:tcPr>
          <w:p w14:paraId="0AE0A8B3" w14:textId="77777777" w:rsidR="00F16BCC" w:rsidRDefault="00F16BCC" w:rsidP="00276EB2">
            <w:r>
              <w:t>α</w:t>
            </w:r>
          </w:p>
        </w:tc>
        <w:tc>
          <w:tcPr>
            <w:tcW w:w="1620" w:type="dxa"/>
            <w:shd w:val="clear" w:color="auto" w:fill="auto"/>
          </w:tcPr>
          <w:p w14:paraId="67B486B5" w14:textId="7D4EAEDB" w:rsidR="00F16BCC" w:rsidRDefault="00FA3E9B" w:rsidP="00F16BCC">
            <w:pPr>
              <w:jc w:val="center"/>
            </w:pPr>
            <w:ins w:id="41" w:author="Genoa Sullaway" w:date="2021-12-07T15:20:00Z">
              <w:r w:rsidRPr="008C05EF">
                <w:rPr>
                  <w:rFonts w:ascii="Lucida Console" w:hAnsi="Lucida Console"/>
                  <w:color w:val="000000"/>
                  <w:shd w:val="clear" w:color="auto" w:fill="E1E2E5"/>
                </w:rPr>
                <w:t>-12.10392</w:t>
              </w:r>
            </w:ins>
          </w:p>
        </w:tc>
        <w:tc>
          <w:tcPr>
            <w:tcW w:w="1710" w:type="dxa"/>
            <w:shd w:val="clear" w:color="auto" w:fill="auto"/>
          </w:tcPr>
          <w:p w14:paraId="13A0C9FD" w14:textId="2C400C1B" w:rsidR="00F16BCC" w:rsidRDefault="00FA3E9B" w:rsidP="00F16BCC">
            <w:pPr>
              <w:jc w:val="center"/>
            </w:pPr>
            <w:ins w:id="42" w:author="Genoa Sullaway" w:date="2021-12-07T15:20:00Z">
              <w:r w:rsidRPr="008C05EF">
                <w:rPr>
                  <w:rFonts w:ascii="Lucida Console" w:hAnsi="Lucida Console"/>
                  <w:color w:val="000000"/>
                  <w:shd w:val="clear" w:color="auto" w:fill="E1E2E5"/>
                </w:rPr>
                <w:t>0.06691</w:t>
              </w:r>
            </w:ins>
          </w:p>
        </w:tc>
      </w:tr>
      <w:tr w:rsidR="00F16BCC" w14:paraId="54D4B2C7" w14:textId="77777777" w:rsidTr="00276EB2">
        <w:trPr>
          <w:jc w:val="center"/>
        </w:trPr>
        <w:tc>
          <w:tcPr>
            <w:tcW w:w="1449" w:type="dxa"/>
            <w:shd w:val="clear" w:color="auto" w:fill="auto"/>
          </w:tcPr>
          <w:p w14:paraId="155B3709" w14:textId="77777777" w:rsidR="00F16BCC" w:rsidRDefault="00F16BCC" w:rsidP="00276EB2">
            <w:r>
              <w:t>β</w:t>
            </w:r>
          </w:p>
        </w:tc>
        <w:tc>
          <w:tcPr>
            <w:tcW w:w="1620" w:type="dxa"/>
            <w:shd w:val="clear" w:color="auto" w:fill="auto"/>
          </w:tcPr>
          <w:p w14:paraId="675B0EA3" w14:textId="2A5F5986" w:rsidR="00F16BCC" w:rsidRDefault="00290C4E" w:rsidP="00F16BCC">
            <w:pPr>
              <w:jc w:val="center"/>
            </w:pPr>
            <w:ins w:id="43" w:author="Genoa Sullaway" w:date="2021-12-07T15:21:00Z">
              <w:r w:rsidRPr="00290C4E">
                <w:t>-9.0771</w:t>
              </w:r>
            </w:ins>
          </w:p>
        </w:tc>
        <w:tc>
          <w:tcPr>
            <w:tcW w:w="1710" w:type="dxa"/>
            <w:shd w:val="clear" w:color="auto" w:fill="auto"/>
          </w:tcPr>
          <w:p w14:paraId="2B4D702A" w14:textId="15F97F00" w:rsidR="00F16BCC" w:rsidRDefault="00290C4E" w:rsidP="00F16BCC">
            <w:pPr>
              <w:jc w:val="center"/>
            </w:pPr>
            <w:ins w:id="44" w:author="Genoa Sullaway" w:date="2021-12-07T15:21:00Z">
              <w:r w:rsidRPr="008C05EF">
                <w:rPr>
                  <w:rFonts w:ascii="Lucida Console" w:hAnsi="Lucida Console"/>
                  <w:color w:val="000000"/>
                  <w:shd w:val="clear" w:color="auto" w:fill="E1E2E5"/>
                </w:rPr>
                <w:t xml:space="preserve">0.01181   </w:t>
              </w:r>
            </w:ins>
          </w:p>
        </w:tc>
      </w:tr>
      <w:tr w:rsidR="00F16BCC" w14:paraId="2FB4E7FB" w14:textId="77777777" w:rsidTr="00276EB2">
        <w:trPr>
          <w:jc w:val="center"/>
        </w:trPr>
        <w:tc>
          <w:tcPr>
            <w:tcW w:w="1449" w:type="dxa"/>
            <w:shd w:val="clear" w:color="auto" w:fill="auto"/>
          </w:tcPr>
          <w:p w14:paraId="7EDB6CFB" w14:textId="77777777" w:rsidR="00F16BCC" w:rsidRDefault="00F16BCC" w:rsidP="00276EB2">
            <w:proofErr w:type="spellStart"/>
            <w:r w:rsidRPr="00BE5C4C">
              <w:rPr>
                <w:i/>
              </w:rPr>
              <w:t>σ</w:t>
            </w:r>
            <w:r w:rsidRPr="00BE5C4C">
              <w:rPr>
                <w:i/>
                <w:vertAlign w:val="subscript"/>
              </w:rPr>
              <w:t>a</w:t>
            </w:r>
            <w:proofErr w:type="spellEnd"/>
          </w:p>
        </w:tc>
        <w:tc>
          <w:tcPr>
            <w:tcW w:w="1620" w:type="dxa"/>
            <w:shd w:val="clear" w:color="auto" w:fill="auto"/>
          </w:tcPr>
          <w:p w14:paraId="42F0E094" w14:textId="1D2B5192" w:rsidR="00F16BCC" w:rsidRDefault="00290C4E" w:rsidP="00F16BCC">
            <w:pPr>
              <w:jc w:val="center"/>
            </w:pPr>
            <w:ins w:id="45" w:author="Genoa Sullaway" w:date="2021-12-07T15:23:00Z">
              <w:r>
                <w:rPr>
                  <w:rFonts w:ascii="Lucida Console" w:hAnsi="Lucida Console"/>
                  <w:color w:val="000000"/>
                  <w:shd w:val="clear" w:color="auto" w:fill="E1E2E5"/>
                </w:rPr>
                <w:t>0.237</w:t>
              </w:r>
            </w:ins>
          </w:p>
        </w:tc>
        <w:tc>
          <w:tcPr>
            <w:tcW w:w="1710" w:type="dxa"/>
            <w:shd w:val="clear" w:color="auto" w:fill="808080"/>
          </w:tcPr>
          <w:p w14:paraId="2DE4704C" w14:textId="77777777" w:rsidR="00F16BCC" w:rsidRPr="00BE5C4C" w:rsidRDefault="00F16BCC" w:rsidP="00276EB2">
            <w:pPr>
              <w:rPr>
                <w:color w:val="000000"/>
              </w:rPr>
            </w:pPr>
          </w:p>
        </w:tc>
      </w:tr>
      <w:tr w:rsidR="00F16BCC" w14:paraId="2A9604A6" w14:textId="77777777" w:rsidTr="00276EB2">
        <w:trPr>
          <w:jc w:val="center"/>
        </w:trPr>
        <w:tc>
          <w:tcPr>
            <w:tcW w:w="1449" w:type="dxa"/>
            <w:shd w:val="clear" w:color="auto" w:fill="auto"/>
          </w:tcPr>
          <w:p w14:paraId="4A344FE4" w14:textId="77777777" w:rsidR="00F16BCC" w:rsidRDefault="00F16BCC" w:rsidP="00276EB2">
            <w:proofErr w:type="spellStart"/>
            <w:r w:rsidRPr="00BE5C4C">
              <w:rPr>
                <w:i/>
              </w:rPr>
              <w:t>σ</w:t>
            </w:r>
            <w:r w:rsidRPr="00BE5C4C">
              <w:rPr>
                <w:i/>
                <w:vertAlign w:val="subscript"/>
              </w:rPr>
              <w:t>b</w:t>
            </w:r>
            <w:proofErr w:type="spellEnd"/>
          </w:p>
        </w:tc>
        <w:tc>
          <w:tcPr>
            <w:tcW w:w="1620" w:type="dxa"/>
            <w:shd w:val="clear" w:color="auto" w:fill="auto"/>
          </w:tcPr>
          <w:p w14:paraId="53E9B126" w14:textId="16CA054C" w:rsidR="00F16BCC" w:rsidRDefault="00290C4E" w:rsidP="00F16BCC">
            <w:pPr>
              <w:jc w:val="center"/>
            </w:pPr>
            <w:ins w:id="46" w:author="Genoa Sullaway" w:date="2021-12-07T15:23:00Z">
              <w:r>
                <w:rPr>
                  <w:rFonts w:ascii="Lucida Console" w:hAnsi="Lucida Console"/>
                  <w:color w:val="000000"/>
                  <w:shd w:val="clear" w:color="auto" w:fill="E1E2E5"/>
                </w:rPr>
                <w:t>0.042</w:t>
              </w:r>
            </w:ins>
          </w:p>
        </w:tc>
        <w:tc>
          <w:tcPr>
            <w:tcW w:w="1710" w:type="dxa"/>
            <w:shd w:val="clear" w:color="auto" w:fill="808080"/>
          </w:tcPr>
          <w:p w14:paraId="473DD80B" w14:textId="77777777" w:rsidR="00F16BCC" w:rsidRPr="00BE5C4C" w:rsidRDefault="00F16BCC" w:rsidP="00276EB2">
            <w:pPr>
              <w:rPr>
                <w:color w:val="000000"/>
              </w:rPr>
            </w:pPr>
          </w:p>
        </w:tc>
      </w:tr>
      <w:tr w:rsidR="00F16BCC" w14:paraId="1EAA9A82" w14:textId="77777777" w:rsidTr="00276EB2">
        <w:trPr>
          <w:jc w:val="center"/>
        </w:trPr>
        <w:tc>
          <w:tcPr>
            <w:tcW w:w="1449" w:type="dxa"/>
            <w:shd w:val="clear" w:color="auto" w:fill="auto"/>
          </w:tcPr>
          <w:p w14:paraId="583D284C" w14:textId="77777777" w:rsidR="00F16BCC" w:rsidRPr="00BE5C4C" w:rsidRDefault="00F16BCC" w:rsidP="00276EB2">
            <w:pPr>
              <w:rPr>
                <w:i/>
              </w:rPr>
            </w:pPr>
            <w:proofErr w:type="spellStart"/>
            <w:r w:rsidRPr="00BE5C4C">
              <w:rPr>
                <w:i/>
              </w:rPr>
              <w:t>σ</w:t>
            </w:r>
            <w:r w:rsidRPr="00BE5C4C">
              <w:rPr>
                <w:i/>
                <w:vertAlign w:val="subscript"/>
              </w:rPr>
              <w:t>ab</w:t>
            </w:r>
            <w:proofErr w:type="spellEnd"/>
          </w:p>
        </w:tc>
        <w:tc>
          <w:tcPr>
            <w:tcW w:w="1620" w:type="dxa"/>
            <w:shd w:val="clear" w:color="auto" w:fill="auto"/>
          </w:tcPr>
          <w:p w14:paraId="3D3FDD33" w14:textId="234A2C25" w:rsidR="00F16BCC" w:rsidRDefault="00290C4E" w:rsidP="00F16BCC">
            <w:pPr>
              <w:jc w:val="center"/>
            </w:pPr>
            <w:ins w:id="47" w:author="Genoa Sullaway" w:date="2021-12-07T15:23:00Z">
              <w:r>
                <w:rPr>
                  <w:rFonts w:ascii="Lucida Console" w:hAnsi="Lucida Console"/>
                  <w:color w:val="000000"/>
                  <w:shd w:val="clear" w:color="auto" w:fill="E1E2E5"/>
                </w:rPr>
                <w:t>-0.997</w:t>
              </w:r>
            </w:ins>
          </w:p>
        </w:tc>
        <w:tc>
          <w:tcPr>
            <w:tcW w:w="1710" w:type="dxa"/>
            <w:shd w:val="clear" w:color="auto" w:fill="808080"/>
          </w:tcPr>
          <w:p w14:paraId="5615D574" w14:textId="77777777" w:rsidR="00F16BCC" w:rsidRPr="00BE5C4C" w:rsidRDefault="00F16BCC" w:rsidP="00276EB2">
            <w:pPr>
              <w:rPr>
                <w:color w:val="000000"/>
              </w:rPr>
            </w:pPr>
          </w:p>
        </w:tc>
      </w:tr>
      <w:tr w:rsidR="00F16BCC" w14:paraId="18EBB171" w14:textId="77777777" w:rsidTr="00276EB2">
        <w:trPr>
          <w:jc w:val="center"/>
        </w:trPr>
        <w:tc>
          <w:tcPr>
            <w:tcW w:w="1449" w:type="dxa"/>
            <w:shd w:val="clear" w:color="auto" w:fill="auto"/>
          </w:tcPr>
          <w:p w14:paraId="11F63F20" w14:textId="77777777" w:rsidR="00F16BCC" w:rsidRPr="00BE5C4C" w:rsidRDefault="00F16BCC" w:rsidP="00276EB2">
            <w:pPr>
              <w:rPr>
                <w:i/>
              </w:rPr>
            </w:pPr>
            <w:proofErr w:type="spellStart"/>
            <w:r w:rsidRPr="00BE5C4C">
              <w:rPr>
                <w:i/>
              </w:rPr>
              <w:t>σ</w:t>
            </w:r>
            <w:r w:rsidRPr="00BE5C4C">
              <w:rPr>
                <w:i/>
                <w:vertAlign w:val="subscript"/>
              </w:rPr>
              <w:t>ε</w:t>
            </w:r>
            <w:proofErr w:type="spellEnd"/>
          </w:p>
        </w:tc>
        <w:tc>
          <w:tcPr>
            <w:tcW w:w="1620" w:type="dxa"/>
            <w:shd w:val="clear" w:color="auto" w:fill="auto"/>
          </w:tcPr>
          <w:p w14:paraId="7FD066C6" w14:textId="77777777" w:rsidR="00290C4E" w:rsidRDefault="00290C4E" w:rsidP="00290C4E">
            <w:pPr>
              <w:pStyle w:val="HTMLPreformatted"/>
              <w:rPr>
                <w:ins w:id="48" w:author="Genoa Sullaway" w:date="2021-12-07T15:23:00Z"/>
                <w:rFonts w:ascii="Lucida Console" w:hAnsi="Lucida Console"/>
                <w:color w:val="000000"/>
                <w:shd w:val="clear" w:color="auto" w:fill="E1E2E5"/>
              </w:rPr>
            </w:pPr>
            <w:ins w:id="49" w:author="Genoa Sullaway" w:date="2021-12-07T15:23:00Z">
              <w:r>
                <w:rPr>
                  <w:rFonts w:ascii="Lucida Console" w:hAnsi="Lucida Console"/>
                  <w:color w:val="000000"/>
                  <w:shd w:val="clear" w:color="auto" w:fill="E1E2E5"/>
                </w:rPr>
                <w:t xml:space="preserve">0.124       </w:t>
              </w:r>
            </w:ins>
          </w:p>
          <w:p w14:paraId="2EE0768F" w14:textId="77777777" w:rsidR="00F16BCC" w:rsidRDefault="00F16BCC" w:rsidP="00F16BCC">
            <w:pPr>
              <w:jc w:val="center"/>
            </w:pPr>
          </w:p>
        </w:tc>
        <w:tc>
          <w:tcPr>
            <w:tcW w:w="1710" w:type="dxa"/>
            <w:shd w:val="clear" w:color="auto" w:fill="808080"/>
          </w:tcPr>
          <w:p w14:paraId="74310DCF" w14:textId="77777777" w:rsidR="00F16BCC" w:rsidRPr="00BE5C4C" w:rsidRDefault="00F16BCC" w:rsidP="00276EB2">
            <w:pPr>
              <w:rPr>
                <w:color w:val="000000"/>
              </w:rPr>
            </w:pPr>
          </w:p>
        </w:tc>
      </w:tr>
    </w:tbl>
    <w:p w14:paraId="2502FD9D" w14:textId="77777777" w:rsidR="00682DE0" w:rsidRDefault="00682DE0" w:rsidP="00682DE0"/>
    <w:p w14:paraId="7EC84766" w14:textId="77777777" w:rsidR="00682DE0" w:rsidRDefault="00682DE0" w:rsidP="00682DE0">
      <w:r>
        <w:t xml:space="preserve"> </w:t>
      </w:r>
    </w:p>
    <w:p w14:paraId="64680C50" w14:textId="77777777" w:rsidR="00D96520" w:rsidRDefault="000A141F" w:rsidP="00F23DA1">
      <w:r>
        <w:t>(b) (</w:t>
      </w:r>
      <w:r w:rsidRPr="000A141F">
        <w:rPr>
          <w:color w:val="FF0000"/>
        </w:rPr>
        <w:t>2 p</w:t>
      </w:r>
      <w:r w:rsidR="00784784">
        <w:rPr>
          <w:color w:val="FF0000"/>
        </w:rPr>
        <w:t>oin</w:t>
      </w:r>
      <w:r w:rsidRPr="000A141F">
        <w:rPr>
          <w:color w:val="FF0000"/>
        </w:rPr>
        <w:t>ts</w:t>
      </w:r>
      <w:r>
        <w:t xml:space="preserve">) What is an approximate </w:t>
      </w:r>
      <w:r w:rsidR="000C526D">
        <w:t xml:space="preserve">95% </w:t>
      </w:r>
      <w:r>
        <w:t xml:space="preserve">confidence interval for the average slope of the linear relationship between </w:t>
      </w:r>
      <w:proofErr w:type="gramStart"/>
      <w:r>
        <w:t>log(</w:t>
      </w:r>
      <w:proofErr w:type="gramEnd"/>
      <w:r>
        <w:t xml:space="preserve">Weight) and log(Length)? You can approximate the CI using: </w:t>
      </w:r>
    </w:p>
    <w:p w14:paraId="06AD4770" w14:textId="77777777" w:rsidR="00D96520" w:rsidRDefault="00D96520" w:rsidP="00F23DA1"/>
    <w:p w14:paraId="409A3628" w14:textId="64D7ACD9" w:rsidR="000A141F" w:rsidRPr="000C526D" w:rsidRDefault="00D96520" w:rsidP="00DE0E77">
      <w:pPr>
        <w:rPr>
          <w:rFonts w:ascii="Courier New" w:hAnsi="Courier New" w:cs="Courier New"/>
        </w:rPr>
      </w:pPr>
      <w:r w:rsidRPr="000C526D">
        <w:rPr>
          <w:rFonts w:ascii="Courier New" w:hAnsi="Courier New" w:cs="Courier New"/>
        </w:rPr>
        <w:t xml:space="preserve">      </w:t>
      </w:r>
      <w:r w:rsidR="000A141F" w:rsidRPr="000C526D">
        <w:rPr>
          <w:rFonts w:ascii="Courier New" w:hAnsi="Courier New" w:cs="Courier New"/>
        </w:rPr>
        <w:t xml:space="preserve">slope </w:t>
      </w:r>
      <w:r w:rsidR="00F16BCC" w:rsidRPr="000C526D">
        <w:rPr>
          <w:rFonts w:ascii="Courier New" w:hAnsi="Courier New" w:cs="Courier New"/>
        </w:rPr>
        <w:sym w:font="Symbol" w:char="F0B1"/>
      </w:r>
      <w:r w:rsidR="00DE0E77">
        <w:rPr>
          <w:rFonts w:ascii="Courier New" w:hAnsi="Courier New" w:cs="Courier New"/>
        </w:rPr>
        <w:t xml:space="preserve"> 1.96</w:t>
      </w:r>
      <w:r w:rsidR="000A141F" w:rsidRPr="000C526D">
        <w:rPr>
          <w:rFonts w:ascii="Courier New" w:hAnsi="Courier New" w:cs="Courier New"/>
        </w:rPr>
        <w:t>*</w:t>
      </w:r>
      <w:proofErr w:type="gramStart"/>
      <w:r w:rsidR="000A141F" w:rsidRPr="000C526D">
        <w:rPr>
          <w:rFonts w:ascii="Courier New" w:hAnsi="Courier New" w:cs="Courier New"/>
        </w:rPr>
        <w:t>SE</w:t>
      </w:r>
      <w:r w:rsidR="00866568">
        <w:rPr>
          <w:rFonts w:ascii="Courier New" w:hAnsi="Courier New" w:cs="Courier New"/>
        </w:rPr>
        <w:t xml:space="preserve">  =</w:t>
      </w:r>
      <w:proofErr w:type="gramEnd"/>
      <w:r w:rsidR="00866568">
        <w:rPr>
          <w:rFonts w:ascii="Courier New" w:hAnsi="Courier New" w:cs="Courier New"/>
        </w:rPr>
        <w:t xml:space="preserve"> </w:t>
      </w:r>
      <w:ins w:id="50" w:author="Genoa Sullaway" w:date="2021-12-07T15:27:00Z">
        <w:r w:rsidR="006F3524">
          <w:rPr>
            <w:rFonts w:ascii="Courier New" w:hAnsi="Courier New" w:cs="Courier New"/>
          </w:rPr>
          <w:t>(</w:t>
        </w:r>
        <w:r w:rsidR="006F3524" w:rsidRPr="006F3524">
          <w:rPr>
            <w:rFonts w:ascii="Courier New" w:hAnsi="Courier New" w:cs="Courier New"/>
          </w:rPr>
          <w:t>-9.100248</w:t>
        </w:r>
        <w:r w:rsidR="006F3524">
          <w:rPr>
            <w:rFonts w:ascii="Courier New" w:hAnsi="Courier New" w:cs="Courier New"/>
          </w:rPr>
          <w:t xml:space="preserve">, </w:t>
        </w:r>
        <w:r w:rsidR="006F3524" w:rsidRPr="006F3524">
          <w:rPr>
            <w:rFonts w:ascii="Courier New" w:hAnsi="Courier New" w:cs="Courier New"/>
          </w:rPr>
          <w:t>-9.053952</w:t>
        </w:r>
        <w:r w:rsidR="006F3524">
          <w:rPr>
            <w:rFonts w:ascii="Courier New" w:hAnsi="Courier New" w:cs="Courier New"/>
          </w:rPr>
          <w:t>)</w:t>
        </w:r>
      </w:ins>
    </w:p>
    <w:p w14:paraId="771C6549" w14:textId="77777777" w:rsidR="00D62F6F" w:rsidRDefault="00D62F6F" w:rsidP="00F23DA1"/>
    <w:p w14:paraId="176689AC" w14:textId="77777777" w:rsidR="00D62F6F" w:rsidRDefault="00D62F6F" w:rsidP="00F23DA1"/>
    <w:p w14:paraId="53BC518B" w14:textId="50C37F0F" w:rsidR="000A141F" w:rsidRDefault="000A141F" w:rsidP="00F23DA1">
      <w:pPr>
        <w:rPr>
          <w:ins w:id="51" w:author="Genoa Sullaway" w:date="2021-12-07T15:29:00Z"/>
        </w:rPr>
      </w:pPr>
      <w:r>
        <w:t>(c) (</w:t>
      </w:r>
      <w:r w:rsidR="00D96520">
        <w:rPr>
          <w:color w:val="FF0000"/>
        </w:rPr>
        <w:t>2</w:t>
      </w:r>
      <w:r w:rsidRPr="000A141F">
        <w:rPr>
          <w:color w:val="FF0000"/>
        </w:rPr>
        <w:t xml:space="preserve"> p</w:t>
      </w:r>
      <w:r w:rsidR="00784784">
        <w:rPr>
          <w:color w:val="FF0000"/>
        </w:rPr>
        <w:t>oin</w:t>
      </w:r>
      <w:r w:rsidRPr="000A141F">
        <w:rPr>
          <w:color w:val="FF0000"/>
        </w:rPr>
        <w:t>t</w:t>
      </w:r>
      <w:r w:rsidR="00D96520">
        <w:rPr>
          <w:color w:val="FF0000"/>
        </w:rPr>
        <w:t>s</w:t>
      </w:r>
      <w:r>
        <w:t>) The output includes a</w:t>
      </w:r>
      <w:r w:rsidR="005B48BC">
        <w:t xml:space="preserve"> Wald’s</w:t>
      </w:r>
      <w:r>
        <w:t xml:space="preserve"> t-test for the average slope</w:t>
      </w:r>
      <w:r w:rsidR="005B48BC">
        <w:t xml:space="preserve"> (β)</w:t>
      </w:r>
      <w:r>
        <w:t xml:space="preserve">. What is the null hypothesis for this test and what can you conclude from the t-test? </w:t>
      </w:r>
    </w:p>
    <w:p w14:paraId="76EE3EE8" w14:textId="3E8EC5A8" w:rsidR="006F3524" w:rsidRDefault="006F3524" w:rsidP="00F23DA1">
      <w:ins w:id="52" w:author="Genoa Sullaway" w:date="2021-12-07T15:29:00Z">
        <w:r>
          <w:t>The null hypothesis is that the term is not a significant addition to the</w:t>
        </w:r>
      </w:ins>
      <w:ins w:id="53" w:author="Genoa Sullaway" w:date="2021-12-07T15:30:00Z">
        <w:r>
          <w:t xml:space="preserve"> model. Here, it indicates that the average slope </w:t>
        </w:r>
      </w:ins>
      <w:ins w:id="54" w:author="Genoa Sullaway" w:date="2021-12-07T15:31:00Z">
        <w:r>
          <w:t xml:space="preserve">is a significant explanatory variable in the model. </w:t>
        </w:r>
      </w:ins>
    </w:p>
    <w:p w14:paraId="7A9114F7" w14:textId="77777777" w:rsidR="000A141F" w:rsidRDefault="000A141F" w:rsidP="00F23DA1"/>
    <w:p w14:paraId="2ADE2EE9" w14:textId="433E90B1" w:rsidR="00F23DA1" w:rsidRDefault="00F23DA1" w:rsidP="00F23DA1">
      <w:r>
        <w:t xml:space="preserve">Figure 2 below shows the estimated </w:t>
      </w:r>
      <w:r w:rsidRPr="00F23DA1">
        <w:t>effects of temperature</w:t>
      </w:r>
      <w:r w:rsidR="005B48BC">
        <w:t xml:space="preserve"> and day of sampling on pollock </w:t>
      </w:r>
      <w:r w:rsidRPr="00F23DA1">
        <w:t>weight. The</w:t>
      </w:r>
      <w:r>
        <w:t>se</w:t>
      </w:r>
      <w:r w:rsidRPr="00F23DA1">
        <w:t xml:space="preserve"> effects are</w:t>
      </w:r>
      <w:r>
        <w:t xml:space="preserve"> adjusted for differences in length and can therefore be interpreted as weight anomalies (a measure of condition)</w:t>
      </w:r>
      <w:r w:rsidR="000A141F">
        <w:t>. These anomalies describe</w:t>
      </w:r>
      <w:r>
        <w:t xml:space="preserve"> how weight at a given length differs from the expected </w:t>
      </w:r>
      <w:r w:rsidR="000A141F">
        <w:t>(</w:t>
      </w:r>
      <w:r>
        <w:t>or average</w:t>
      </w:r>
      <w:r w:rsidR="000A141F">
        <w:t>)</w:t>
      </w:r>
      <w:r>
        <w:t xml:space="preserve"> weight of a pollock at that length.</w:t>
      </w:r>
    </w:p>
    <w:p w14:paraId="28BA58C4" w14:textId="77777777" w:rsidR="000C7871" w:rsidRDefault="000C7871" w:rsidP="0056262E"/>
    <w:p w14:paraId="0FEC32EB" w14:textId="4B2178D9" w:rsidR="00A93E3F" w:rsidRDefault="00511148" w:rsidP="0042000D">
      <w:pPr>
        <w:jc w:val="center"/>
      </w:pPr>
      <w:r w:rsidRPr="00511148">
        <w:rPr>
          <w:noProof/>
        </w:rPr>
        <w:drawing>
          <wp:inline distT="0" distB="0" distL="0" distR="0" wp14:anchorId="2786B75E" wp14:editId="716F050B">
            <wp:extent cx="5568950" cy="28892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A216F" w14:textId="77777777" w:rsidR="004C1F75" w:rsidRDefault="004C1F75" w:rsidP="0056262E"/>
    <w:p w14:paraId="499184C7" w14:textId="77777777" w:rsidR="005829E7" w:rsidRDefault="000C7871" w:rsidP="0056262E">
      <w:pPr>
        <w:rPr>
          <w:i/>
        </w:rPr>
      </w:pPr>
      <w:r w:rsidRPr="00F23DA1">
        <w:rPr>
          <w:i/>
        </w:rPr>
        <w:lastRenderedPageBreak/>
        <w:t xml:space="preserve">Figure </w:t>
      </w:r>
      <w:r w:rsidR="00F23DA1" w:rsidRPr="00F23DA1">
        <w:rPr>
          <w:i/>
        </w:rPr>
        <w:t>2</w:t>
      </w:r>
      <w:r w:rsidR="004C1F75" w:rsidRPr="00F23DA1">
        <w:rPr>
          <w:i/>
        </w:rPr>
        <w:t xml:space="preserve">: Estimated effects of temperature and Julian Day on </w:t>
      </w:r>
      <w:proofErr w:type="gramStart"/>
      <w:r w:rsidR="004C1F75" w:rsidRPr="00F23DA1">
        <w:rPr>
          <w:i/>
        </w:rPr>
        <w:t>log(</w:t>
      </w:r>
      <w:proofErr w:type="gramEnd"/>
      <w:r w:rsidR="004C1F75" w:rsidRPr="00F23DA1">
        <w:rPr>
          <w:i/>
        </w:rPr>
        <w:t>Weight) of walleye pollock</w:t>
      </w:r>
      <w:r w:rsidR="004C1F75" w:rsidRPr="00A23D62">
        <w:rPr>
          <w:i/>
        </w:rPr>
        <w:t xml:space="preserve"> </w:t>
      </w:r>
      <w:r w:rsidR="00A23D62" w:rsidRPr="00A23D62">
        <w:rPr>
          <w:i/>
        </w:rPr>
        <w:t>after accounting for effects of log(Length)</w:t>
      </w:r>
      <w:r w:rsidR="00F23DA1">
        <w:rPr>
          <w:i/>
        </w:rPr>
        <w:t xml:space="preserve"> with approximate 95% confidence intervals</w:t>
      </w:r>
      <w:r w:rsidR="00A23D62" w:rsidRPr="00A23D62">
        <w:rPr>
          <w:i/>
        </w:rPr>
        <w:t>.</w:t>
      </w:r>
    </w:p>
    <w:p w14:paraId="6E9F9E08" w14:textId="77777777" w:rsidR="005829E7" w:rsidRDefault="005829E7" w:rsidP="005829E7"/>
    <w:p w14:paraId="7C7E8DA4" w14:textId="34078666" w:rsidR="00A67329" w:rsidRDefault="00A67329" w:rsidP="00A67329">
      <w:r>
        <w:t>(d) (</w:t>
      </w:r>
      <w:r w:rsidR="00487F9D">
        <w:rPr>
          <w:color w:val="FF0000"/>
        </w:rPr>
        <w:t>3</w:t>
      </w:r>
      <w:r w:rsidRPr="000A141F">
        <w:rPr>
          <w:color w:val="FF0000"/>
        </w:rPr>
        <w:t xml:space="preserve"> p</w:t>
      </w:r>
      <w:r w:rsidR="00784784">
        <w:rPr>
          <w:color w:val="FF0000"/>
        </w:rPr>
        <w:t>oin</w:t>
      </w:r>
      <w:r w:rsidRPr="000A141F">
        <w:rPr>
          <w:color w:val="FF0000"/>
        </w:rPr>
        <w:t>ts</w:t>
      </w:r>
      <w:r>
        <w:t xml:space="preserve">) The model output includes estimated degrees of freedom </w:t>
      </w:r>
      <w:r w:rsidR="00653367">
        <w:t>(</w:t>
      </w:r>
      <w:proofErr w:type="spellStart"/>
      <w:r w:rsidR="00653367">
        <w:t>edf</w:t>
      </w:r>
      <w:proofErr w:type="spellEnd"/>
      <w:r w:rsidR="00653367">
        <w:t xml:space="preserve">) </w:t>
      </w:r>
      <w:r>
        <w:t>for each of the smooth terms in Figure 2, which were fit using piecewise cubic regression splines defined by equally-</w:t>
      </w:r>
      <w:proofErr w:type="gramStart"/>
      <w:r>
        <w:t>spaced  '</w:t>
      </w:r>
      <w:proofErr w:type="gramEnd"/>
      <w:r>
        <w:t xml:space="preserve">knots'. </w:t>
      </w:r>
      <w:r w:rsidR="00653367">
        <w:t>The amount of smoothing (</w:t>
      </w:r>
      <w:proofErr w:type="gramStart"/>
      <w:r w:rsidR="00653367">
        <w:t>i.e.</w:t>
      </w:r>
      <w:proofErr w:type="gramEnd"/>
      <w:r w:rsidR="00653367">
        <w:t xml:space="preserve"> the value of </w:t>
      </w:r>
      <w:proofErr w:type="spellStart"/>
      <w:r w:rsidR="00653367">
        <w:t>edf</w:t>
      </w:r>
      <w:proofErr w:type="spellEnd"/>
      <w:r w:rsidR="00653367">
        <w:t xml:space="preserve">) in this final model was chosen by cross-validation. Explain conceptually how the number of knots, the </w:t>
      </w:r>
      <w:proofErr w:type="spellStart"/>
      <w:r w:rsidR="00653367">
        <w:t>edf</w:t>
      </w:r>
      <w:proofErr w:type="spellEnd"/>
      <w:r w:rsidR="00653367">
        <w:t xml:space="preserve">, and cross-validation are related. </w:t>
      </w:r>
    </w:p>
    <w:p w14:paraId="1E0CCCC8" w14:textId="5C91043E" w:rsidR="00D62F6F" w:rsidRDefault="00D62F6F" w:rsidP="00F23DA1">
      <w:pPr>
        <w:rPr>
          <w:ins w:id="55" w:author="Genoa Sullaway" w:date="2021-12-07T15:32:00Z"/>
        </w:rPr>
      </w:pPr>
    </w:p>
    <w:p w14:paraId="425CB882" w14:textId="7F020D94" w:rsidR="00633076" w:rsidRDefault="00633076" w:rsidP="00F23DA1">
      <w:ins w:id="56" w:author="Genoa Sullaway" w:date="2021-12-07T15:33:00Z">
        <w:r>
          <w:t xml:space="preserve">All three of these entities </w:t>
        </w:r>
      </w:ins>
      <w:ins w:id="57" w:author="Genoa Sullaway" w:date="2021-12-07T15:39:00Z">
        <w:r w:rsidR="00A625B5">
          <w:t>work together, rather iteratively to</w:t>
        </w:r>
      </w:ins>
      <w:ins w:id="58" w:author="Genoa Sullaway" w:date="2021-12-07T15:33:00Z">
        <w:r>
          <w:t xml:space="preserve"> determine the appropriate model fit and degree of smoothing. </w:t>
        </w:r>
      </w:ins>
      <w:ins w:id="59" w:author="Genoa Sullaway" w:date="2021-12-07T15:35:00Z">
        <w:r>
          <w:t>The</w:t>
        </w:r>
      </w:ins>
      <w:ins w:id="60" w:author="Genoa Sullaway" w:date="2021-12-07T15:36:00Z">
        <w:r>
          <w:t xml:space="preserve"> spline segments in the cubic regression spline are joined together by knots, the </w:t>
        </w:r>
      </w:ins>
      <w:ins w:id="61" w:author="Genoa Sullaway" w:date="2021-12-07T15:40:00Z">
        <w:r w:rsidR="00A625B5">
          <w:t>number</w:t>
        </w:r>
      </w:ins>
      <w:ins w:id="62" w:author="Genoa Sullaway" w:date="2021-12-07T15:36:00Z">
        <w:r>
          <w:t xml:space="preserve"> of knots incorporated reflect </w:t>
        </w:r>
        <w:r w:rsidR="00A625B5">
          <w:t xml:space="preserve">the </w:t>
        </w:r>
        <w:proofErr w:type="gramStart"/>
        <w:r w:rsidR="00A625B5">
          <w:t>amount</w:t>
        </w:r>
        <w:proofErr w:type="gramEnd"/>
        <w:r w:rsidR="00A625B5">
          <w:t xml:space="preserve"> of parameters used in the model</w:t>
        </w:r>
      </w:ins>
      <w:ins w:id="63" w:author="Genoa Sullaway" w:date="2021-12-07T15:38:00Z">
        <w:r w:rsidR="00A625B5">
          <w:t xml:space="preserve">, shown in our output as </w:t>
        </w:r>
        <w:proofErr w:type="spellStart"/>
        <w:r w:rsidR="00A625B5">
          <w:t>edf</w:t>
        </w:r>
      </w:ins>
      <w:proofErr w:type="spellEnd"/>
      <w:ins w:id="64" w:author="Genoa Sullaway" w:date="2021-12-07T15:36:00Z">
        <w:r w:rsidR="00A625B5">
          <w:t xml:space="preserve">. Because these models are not parametric, we don’t know how </w:t>
        </w:r>
      </w:ins>
      <w:ins w:id="65" w:author="Genoa Sullaway" w:date="2021-12-07T15:37:00Z">
        <w:r w:rsidR="00A625B5">
          <w:t>many</w:t>
        </w:r>
      </w:ins>
      <w:ins w:id="66" w:author="Genoa Sullaway" w:date="2021-12-07T15:36:00Z">
        <w:r w:rsidR="00A625B5">
          <w:t xml:space="preserve"> </w:t>
        </w:r>
      </w:ins>
      <w:ins w:id="67" w:author="Genoa Sullaway" w:date="2021-12-07T15:37:00Z">
        <w:r w:rsidR="00A625B5">
          <w:t xml:space="preserve">should be incorporated into the model so cross-validation helps us determine </w:t>
        </w:r>
      </w:ins>
      <w:ins w:id="68" w:author="Genoa Sullaway" w:date="2021-12-07T15:40:00Z">
        <w:r w:rsidR="00A625B5">
          <w:t>the amount of smoothing that should be in the model</w:t>
        </w:r>
      </w:ins>
      <w:ins w:id="69" w:author="Genoa Sullaway" w:date="2021-12-07T15:42:00Z">
        <w:r w:rsidR="00374147">
          <w:t>. This occurs by removing a data point one at a time, testing</w:t>
        </w:r>
      </w:ins>
      <w:ins w:id="70" w:author="Genoa Sullaway" w:date="2021-12-07T15:40:00Z">
        <w:r w:rsidR="00A625B5">
          <w:t xml:space="preserve"> a range of smooths (lambda) and seeing </w:t>
        </w:r>
      </w:ins>
      <w:ins w:id="71" w:author="Genoa Sullaway" w:date="2021-12-07T15:41:00Z">
        <w:r w:rsidR="00A625B5">
          <w:t>the optimal lambda that</w:t>
        </w:r>
      </w:ins>
      <w:ins w:id="72" w:author="Genoa Sullaway" w:date="2021-12-07T15:40:00Z">
        <w:r w:rsidR="00A625B5">
          <w:t xml:space="preserve"> minimizes the residual sum of squares.</w:t>
        </w:r>
      </w:ins>
    </w:p>
    <w:p w14:paraId="6C18E667" w14:textId="77777777" w:rsidR="00DE0E77" w:rsidRDefault="00DE0E77" w:rsidP="00F23DA1"/>
    <w:p w14:paraId="124BDDC7" w14:textId="428727BF" w:rsidR="00F23DA1" w:rsidRDefault="00653367" w:rsidP="00F23DA1">
      <w:pPr>
        <w:rPr>
          <w:ins w:id="73" w:author="Genoa Sullaway" w:date="2021-12-07T15:46:00Z"/>
        </w:rPr>
      </w:pPr>
      <w:r>
        <w:t xml:space="preserve">(e) </w:t>
      </w:r>
      <w:r w:rsidR="00784784">
        <w:t>(</w:t>
      </w:r>
      <w:r w:rsidR="00474D4A">
        <w:rPr>
          <w:color w:val="FF0000"/>
        </w:rPr>
        <w:t>3</w:t>
      </w:r>
      <w:r w:rsidR="00784784" w:rsidRPr="00A23D62">
        <w:rPr>
          <w:color w:val="FF0000"/>
        </w:rPr>
        <w:t xml:space="preserve"> p</w:t>
      </w:r>
      <w:r w:rsidR="00784784">
        <w:rPr>
          <w:color w:val="FF0000"/>
        </w:rPr>
        <w:t>oin</w:t>
      </w:r>
      <w:r w:rsidR="00784784" w:rsidRPr="00A23D62">
        <w:rPr>
          <w:color w:val="FF0000"/>
        </w:rPr>
        <w:t>ts</w:t>
      </w:r>
      <w:r w:rsidR="00784784">
        <w:t xml:space="preserve">) </w:t>
      </w:r>
      <w:r w:rsidR="00F23DA1">
        <w:t xml:space="preserve">Based on the statistical output </w:t>
      </w:r>
      <w:r>
        <w:t xml:space="preserve">given </w:t>
      </w:r>
      <w:r w:rsidR="00F23DA1">
        <w:t xml:space="preserve">and on the estimated relationships between </w:t>
      </w:r>
      <w:proofErr w:type="gramStart"/>
      <w:r w:rsidR="00F23DA1">
        <w:t>log(</w:t>
      </w:r>
      <w:proofErr w:type="gramEnd"/>
      <w:r w:rsidR="00F23DA1">
        <w:t xml:space="preserve">Weight) and temperature </w:t>
      </w:r>
      <w:r w:rsidR="000A141F">
        <w:t xml:space="preserve">and between log(Weight) and </w:t>
      </w:r>
      <w:r w:rsidR="00F23DA1" w:rsidRPr="00F23DA1">
        <w:t>Julian day (Figure 2</w:t>
      </w:r>
      <w:r w:rsidR="000A141F">
        <w:t>)</w:t>
      </w:r>
      <w:r w:rsidR="00F23DA1" w:rsidRPr="00F23DA1">
        <w:t>, briefly summarize the results and conclusions from the model with respect to the effects of temperature and day of sampling on pollock weight</w:t>
      </w:r>
      <w:r w:rsidR="000A141F">
        <w:t>-at-length</w:t>
      </w:r>
      <w:r w:rsidR="00F23DA1" w:rsidRPr="00F23DA1">
        <w:t>.</w:t>
      </w:r>
      <w:r w:rsidR="00F23DA1">
        <w:t xml:space="preserve"> </w:t>
      </w:r>
    </w:p>
    <w:p w14:paraId="560CA56C" w14:textId="77777777" w:rsidR="00374147" w:rsidRDefault="00374147" w:rsidP="00F23DA1"/>
    <w:p w14:paraId="17A013FE" w14:textId="523654F7" w:rsidR="00374147" w:rsidDel="00374147" w:rsidRDefault="00374147" w:rsidP="00AF7B0E">
      <w:pPr>
        <w:rPr>
          <w:del w:id="74" w:author="Genoa Sullaway" w:date="2021-12-07T15:47:00Z"/>
        </w:rPr>
      </w:pPr>
      <w:ins w:id="75" w:author="Genoa Sullaway" w:date="2021-12-07T15:46:00Z">
        <w:r>
          <w:t xml:space="preserve">It looks like fish weight </w:t>
        </w:r>
      </w:ins>
      <w:ins w:id="76" w:author="Genoa Sullaway" w:date="2021-12-07T15:49:00Z">
        <w:r w:rsidR="008B3E0D">
          <w:t>becomes</w:t>
        </w:r>
      </w:ins>
      <w:ins w:id="77" w:author="Genoa Sullaway" w:date="2021-12-07T15:46:00Z">
        <w:r>
          <w:t xml:space="preserve"> larger than expected as temperatu</w:t>
        </w:r>
      </w:ins>
      <w:ins w:id="78" w:author="Genoa Sullaway" w:date="2021-12-07T15:47:00Z">
        <w:r>
          <w:t xml:space="preserve">re increases. This is a non-linear relationship and at high temperatures weight </w:t>
        </w:r>
      </w:ins>
      <w:ins w:id="79" w:author="Genoa Sullaway" w:date="2021-12-07T15:49:00Z">
        <w:r w:rsidR="008B3E0D">
          <w:t>anomalies</w:t>
        </w:r>
      </w:ins>
      <w:ins w:id="80" w:author="Genoa Sullaway" w:date="2021-12-07T15:47:00Z">
        <w:r>
          <w:t xml:space="preserve"> </w:t>
        </w:r>
      </w:ins>
      <w:ins w:id="81" w:author="Genoa Sullaway" w:date="2021-12-07T15:49:00Z">
        <w:r w:rsidR="008B3E0D">
          <w:t xml:space="preserve">decrease, </w:t>
        </w:r>
      </w:ins>
      <w:ins w:id="82" w:author="Genoa Sullaway" w:date="2021-12-07T15:47:00Z">
        <w:r>
          <w:t xml:space="preserve">indicating a threshold effect where fish body conditions </w:t>
        </w:r>
        <w:proofErr w:type="gramStart"/>
        <w:r>
          <w:t>decreases</w:t>
        </w:r>
        <w:proofErr w:type="gramEnd"/>
        <w:r>
          <w:t xml:space="preserve"> at high temperatures. </w:t>
        </w:r>
      </w:ins>
    </w:p>
    <w:p w14:paraId="5906E818" w14:textId="48263C77" w:rsidR="00374147" w:rsidRDefault="00374147" w:rsidP="00AF7B0E">
      <w:pPr>
        <w:rPr>
          <w:ins w:id="83" w:author="Genoa Sullaway" w:date="2021-12-07T15:45:00Z"/>
        </w:rPr>
      </w:pPr>
      <w:ins w:id="84" w:author="Genoa Sullaway" w:date="2021-12-07T15:44:00Z">
        <w:r>
          <w:t xml:space="preserve">Fish </w:t>
        </w:r>
      </w:ins>
      <w:ins w:id="85" w:author="Genoa Sullaway" w:date="2021-12-07T15:45:00Z">
        <w:r>
          <w:t>weight is</w:t>
        </w:r>
      </w:ins>
      <w:ins w:id="86" w:author="Genoa Sullaway" w:date="2021-12-07T15:44:00Z">
        <w:r>
          <w:t xml:space="preserve"> larger than expected </w:t>
        </w:r>
      </w:ins>
      <w:ins w:id="87" w:author="Genoa Sullaway" w:date="2021-12-07T15:45:00Z">
        <w:r>
          <w:t xml:space="preserve">as Julian day increases so </w:t>
        </w:r>
      </w:ins>
      <w:ins w:id="88" w:author="Genoa Sullaway" w:date="2021-12-07T15:49:00Z">
        <w:r w:rsidR="008B3E0D">
          <w:t xml:space="preserve">fish start of </w:t>
        </w:r>
      </w:ins>
      <w:ins w:id="89" w:author="Genoa Sullaway" w:date="2021-12-07T15:50:00Z">
        <w:r w:rsidR="008B3E0D">
          <w:t>smaller than expected and</w:t>
        </w:r>
      </w:ins>
      <w:ins w:id="90" w:author="Genoa Sullaway" w:date="2021-12-07T15:45:00Z">
        <w:r>
          <w:t xml:space="preserve"> get fatter as Julian day increases. </w:t>
        </w:r>
      </w:ins>
    </w:p>
    <w:p w14:paraId="0F7E05ED" w14:textId="1FE2C0B0" w:rsidR="00AF7B0E" w:rsidRDefault="00374147" w:rsidP="00AF7B0E">
      <w:ins w:id="91" w:author="Genoa Sullaway" w:date="2021-12-07T15:44:00Z">
        <w:r>
          <w:t xml:space="preserve"> </w:t>
        </w:r>
      </w:ins>
    </w:p>
    <w:p w14:paraId="70B6154F" w14:textId="42E6004A" w:rsidR="00AF7B0E" w:rsidRDefault="00AF7B0E" w:rsidP="00AF7B0E">
      <w:r>
        <w:t>(</w:t>
      </w:r>
      <w:r w:rsidR="00653367">
        <w:t>f</w:t>
      </w:r>
      <w:r>
        <w:t xml:space="preserve">) </w:t>
      </w:r>
      <w:r w:rsidR="00784784">
        <w:t>(</w:t>
      </w:r>
      <w:r w:rsidR="005B48BC">
        <w:rPr>
          <w:color w:val="FF0000"/>
        </w:rPr>
        <w:t>2</w:t>
      </w:r>
      <w:r w:rsidR="00474D4A">
        <w:rPr>
          <w:color w:val="FF0000"/>
        </w:rPr>
        <w:t xml:space="preserve"> </w:t>
      </w:r>
      <w:r w:rsidR="00784784" w:rsidRPr="00A23D62">
        <w:rPr>
          <w:color w:val="FF0000"/>
        </w:rPr>
        <w:t>point</w:t>
      </w:r>
      <w:r w:rsidR="005B48BC">
        <w:rPr>
          <w:color w:val="FF0000"/>
        </w:rPr>
        <w:t>s</w:t>
      </w:r>
      <w:r w:rsidR="00784784">
        <w:t xml:space="preserve">) </w:t>
      </w:r>
      <w:r>
        <w:t xml:space="preserve">What are the mean values of </w:t>
      </w:r>
      <w:r w:rsidRPr="004C1F75">
        <w:rPr>
          <w:i/>
        </w:rPr>
        <w:t>a</w:t>
      </w:r>
      <w:r>
        <w:rPr>
          <w:i/>
          <w:vertAlign w:val="subscript"/>
        </w:rPr>
        <w:t>t</w:t>
      </w:r>
      <w:r>
        <w:t xml:space="preserve"> and </w:t>
      </w:r>
      <w:proofErr w:type="spellStart"/>
      <w:r w:rsidRPr="004C1F75">
        <w:rPr>
          <w:i/>
        </w:rPr>
        <w:t>b</w:t>
      </w:r>
      <w:r>
        <w:rPr>
          <w:i/>
          <w:vertAlign w:val="subscript"/>
        </w:rPr>
        <w:t>t</w:t>
      </w:r>
      <w:proofErr w:type="spellEnd"/>
      <w:r>
        <w:rPr>
          <w:vertAlign w:val="subscript"/>
        </w:rPr>
        <w:softHyphen/>
      </w:r>
      <w:r>
        <w:t xml:space="preserve">? </w:t>
      </w:r>
    </w:p>
    <w:p w14:paraId="145C6B17" w14:textId="79F0DA51" w:rsidR="00AF7B0E" w:rsidRDefault="008B3E0D" w:rsidP="00AF7B0E">
      <w:ins w:id="92" w:author="Genoa Sullaway" w:date="2021-12-07T15:51:00Z">
        <w:r>
          <w:t xml:space="preserve">We assume mean value for random effects are 0. </w:t>
        </w:r>
      </w:ins>
    </w:p>
    <w:p w14:paraId="388520B5" w14:textId="77777777" w:rsidR="00D62F6F" w:rsidRDefault="00D62F6F" w:rsidP="00AF7B0E"/>
    <w:p w14:paraId="71888691" w14:textId="57AF6D3A" w:rsidR="00C06472" w:rsidRDefault="00653367" w:rsidP="00653367">
      <w:pPr>
        <w:rPr>
          <w:ins w:id="93" w:author="Genoa Sullaway" w:date="2021-12-07T16:58:00Z"/>
        </w:rPr>
      </w:pPr>
      <w:r>
        <w:t>(</w:t>
      </w:r>
      <w:r w:rsidRPr="00252208">
        <w:rPr>
          <w:rPrChange w:id="94" w:author="Genoa Sullaway" w:date="2021-12-07T16:56:00Z">
            <w:rPr/>
          </w:rPrChange>
        </w:rPr>
        <w:t>g</w:t>
      </w:r>
      <w:r w:rsidR="005829E7" w:rsidRPr="00252208">
        <w:rPr>
          <w:rPrChange w:id="95" w:author="Genoa Sullaway" w:date="2021-12-07T16:56:00Z">
            <w:rPr/>
          </w:rPrChange>
        </w:rPr>
        <w:t xml:space="preserve">) </w:t>
      </w:r>
      <w:r w:rsidR="00487F9D" w:rsidRPr="00252208">
        <w:rPr>
          <w:color w:val="FF0000"/>
          <w:rPrChange w:id="96" w:author="Genoa Sullaway" w:date="2021-12-07T16:56:00Z">
            <w:rPr>
              <w:color w:val="FF0000"/>
            </w:rPr>
          </w:rPrChange>
        </w:rPr>
        <w:t>(3</w:t>
      </w:r>
      <w:r w:rsidR="00784784" w:rsidRPr="00252208">
        <w:rPr>
          <w:color w:val="FF0000"/>
          <w:rPrChange w:id="97" w:author="Genoa Sullaway" w:date="2021-12-07T16:56:00Z">
            <w:rPr>
              <w:color w:val="FF0000"/>
            </w:rPr>
          </w:rPrChange>
        </w:rPr>
        <w:t xml:space="preserve"> points) </w:t>
      </w:r>
      <w:r w:rsidR="005829E7" w:rsidRPr="00252208">
        <w:rPr>
          <w:rPrChange w:id="98" w:author="Genoa Sullaway" w:date="2021-12-07T16:56:00Z">
            <w:rPr/>
          </w:rPrChange>
        </w:rPr>
        <w:t>Based on the random ef</w:t>
      </w:r>
      <w:r w:rsidRPr="00252208">
        <w:rPr>
          <w:rPrChange w:id="99" w:author="Genoa Sullaway" w:date="2021-12-07T16:56:00Z">
            <w:rPr/>
          </w:rPrChange>
        </w:rPr>
        <w:t>fects results above and Figure 3</w:t>
      </w:r>
      <w:r w:rsidR="00487F9D" w:rsidRPr="00252208">
        <w:rPr>
          <w:rPrChange w:id="100" w:author="Genoa Sullaway" w:date="2021-12-07T16:56:00Z">
            <w:rPr/>
          </w:rPrChange>
        </w:rPr>
        <w:t xml:space="preserve"> </w:t>
      </w:r>
      <w:r w:rsidRPr="00252208">
        <w:rPr>
          <w:rPrChange w:id="101" w:author="Genoa Sullaway" w:date="2021-12-07T16:56:00Z">
            <w:rPr/>
          </w:rPrChange>
        </w:rPr>
        <w:t>below</w:t>
      </w:r>
      <w:r w:rsidR="005829E7" w:rsidRPr="00252208">
        <w:rPr>
          <w:rPrChange w:id="102" w:author="Genoa Sullaway" w:date="2021-12-07T16:56:00Z">
            <w:rPr/>
          </w:rPrChange>
        </w:rPr>
        <w:t xml:space="preserve">, which shows the estimated random effects both graphically and numerically (as year-specific values of </w:t>
      </w:r>
      <w:r w:rsidR="00487F9D" w:rsidRPr="00252208">
        <w:rPr>
          <w:rPrChange w:id="103" w:author="Genoa Sullaway" w:date="2021-12-07T16:56:00Z">
            <w:rPr/>
          </w:rPrChange>
        </w:rPr>
        <w:t xml:space="preserve">the intercept </w:t>
      </w:r>
      <w:r w:rsidR="005829E7" w:rsidRPr="00252208">
        <w:rPr>
          <w:i/>
          <w:rPrChange w:id="104" w:author="Genoa Sullaway" w:date="2021-12-07T16:56:00Z">
            <w:rPr>
              <w:i/>
            </w:rPr>
          </w:rPrChange>
        </w:rPr>
        <w:t>a</w:t>
      </w:r>
      <w:r w:rsidR="005829E7" w:rsidRPr="00252208">
        <w:rPr>
          <w:i/>
          <w:vertAlign w:val="subscript"/>
          <w:rPrChange w:id="105" w:author="Genoa Sullaway" w:date="2021-12-07T16:56:00Z">
            <w:rPr>
              <w:i/>
              <w:vertAlign w:val="subscript"/>
            </w:rPr>
          </w:rPrChange>
        </w:rPr>
        <w:t>t</w:t>
      </w:r>
      <w:r w:rsidR="005829E7" w:rsidRPr="00252208">
        <w:rPr>
          <w:rPrChange w:id="106" w:author="Genoa Sullaway" w:date="2021-12-07T16:56:00Z">
            <w:rPr/>
          </w:rPrChange>
        </w:rPr>
        <w:t xml:space="preserve"> and</w:t>
      </w:r>
      <w:r w:rsidR="00487F9D" w:rsidRPr="00252208">
        <w:rPr>
          <w:rPrChange w:id="107" w:author="Genoa Sullaway" w:date="2021-12-07T16:56:00Z">
            <w:rPr/>
          </w:rPrChange>
        </w:rPr>
        <w:t xml:space="preserve"> the slope</w:t>
      </w:r>
      <w:r w:rsidR="005829E7" w:rsidRPr="00252208">
        <w:rPr>
          <w:rPrChange w:id="108" w:author="Genoa Sullaway" w:date="2021-12-07T16:56:00Z">
            <w:rPr/>
          </w:rPrChange>
        </w:rPr>
        <w:t xml:space="preserve"> </w:t>
      </w:r>
      <w:proofErr w:type="spellStart"/>
      <w:r w:rsidR="005829E7" w:rsidRPr="00252208">
        <w:rPr>
          <w:i/>
          <w:rPrChange w:id="109" w:author="Genoa Sullaway" w:date="2021-12-07T16:56:00Z">
            <w:rPr>
              <w:i/>
            </w:rPr>
          </w:rPrChange>
        </w:rPr>
        <w:t>b</w:t>
      </w:r>
      <w:r w:rsidR="005829E7" w:rsidRPr="00252208">
        <w:rPr>
          <w:i/>
          <w:vertAlign w:val="subscript"/>
          <w:rPrChange w:id="110" w:author="Genoa Sullaway" w:date="2021-12-07T16:56:00Z">
            <w:rPr>
              <w:i/>
              <w:vertAlign w:val="subscript"/>
            </w:rPr>
          </w:rPrChange>
        </w:rPr>
        <w:t>t</w:t>
      </w:r>
      <w:proofErr w:type="spellEnd"/>
      <w:r w:rsidR="005829E7" w:rsidRPr="00252208">
        <w:rPr>
          <w:rPrChange w:id="111" w:author="Genoa Sullaway" w:date="2021-12-07T16:56:00Z">
            <w:rPr/>
          </w:rPrChange>
        </w:rPr>
        <w:t xml:space="preserve">), </w:t>
      </w:r>
      <w:r w:rsidR="005B48BC" w:rsidRPr="00252208">
        <w:rPr>
          <w:rPrChange w:id="112" w:author="Genoa Sullaway" w:date="2021-12-07T16:56:00Z">
            <w:rPr/>
          </w:rPrChange>
        </w:rPr>
        <w:t xml:space="preserve">either write an equation for or compute the predicted </w:t>
      </w:r>
      <w:r w:rsidR="00487F9D" w:rsidRPr="00252208">
        <w:rPr>
          <w:rPrChange w:id="113" w:author="Genoa Sullaway" w:date="2021-12-07T16:56:00Z">
            <w:rPr/>
          </w:rPrChange>
        </w:rPr>
        <w:t xml:space="preserve">mean </w:t>
      </w:r>
      <w:proofErr w:type="gramStart"/>
      <w:r w:rsidR="00487F9D" w:rsidRPr="00252208">
        <w:rPr>
          <w:rPrChange w:id="114" w:author="Genoa Sullaway" w:date="2021-12-07T16:56:00Z">
            <w:rPr/>
          </w:rPrChange>
        </w:rPr>
        <w:t>log(</w:t>
      </w:r>
      <w:proofErr w:type="gramEnd"/>
      <w:r w:rsidR="00487F9D" w:rsidRPr="00252208">
        <w:rPr>
          <w:rPrChange w:id="115" w:author="Genoa Sullaway" w:date="2021-12-07T16:56:00Z">
            <w:rPr/>
          </w:rPrChange>
        </w:rPr>
        <w:t>Weight</w:t>
      </w:r>
      <w:r w:rsidR="005B48BC" w:rsidRPr="00252208">
        <w:rPr>
          <w:rPrChange w:id="116" w:author="Genoa Sullaway" w:date="2021-12-07T16:56:00Z">
            <w:rPr/>
          </w:rPrChange>
        </w:rPr>
        <w:t xml:space="preserve">) of a pollock that has a log(Length) of </w:t>
      </w:r>
      <w:r w:rsidR="00487F9D" w:rsidRPr="00252208">
        <w:rPr>
          <w:rPrChange w:id="117" w:author="Genoa Sullaway" w:date="2021-12-07T16:56:00Z">
            <w:rPr/>
          </w:rPrChange>
        </w:rPr>
        <w:t>6</w:t>
      </w:r>
      <w:r w:rsidR="00032F82" w:rsidRPr="00252208">
        <w:rPr>
          <w:rPrChange w:id="118" w:author="Genoa Sullaway" w:date="2021-12-07T16:56:00Z">
            <w:rPr/>
          </w:rPrChange>
        </w:rPr>
        <w:t>.</w:t>
      </w:r>
    </w:p>
    <w:p w14:paraId="7FFE2182" w14:textId="77777777" w:rsidR="00252208" w:rsidRPr="00252208" w:rsidRDefault="00252208" w:rsidP="00653367">
      <w:pPr>
        <w:rPr>
          <w:ins w:id="119" w:author="Genoa Sullaway" w:date="2021-12-07T16:11:00Z"/>
          <w:rPrChange w:id="120" w:author="Genoa Sullaway" w:date="2021-12-07T16:56:00Z">
            <w:rPr>
              <w:ins w:id="121" w:author="Genoa Sullaway" w:date="2021-12-07T16:11:00Z"/>
            </w:rPr>
          </w:rPrChange>
        </w:rPr>
      </w:pPr>
    </w:p>
    <w:p w14:paraId="21A414A3" w14:textId="77777777" w:rsidR="00252208" w:rsidRDefault="005D5F45" w:rsidP="00653367">
      <w:pPr>
        <w:rPr>
          <w:ins w:id="122" w:author="Genoa Sullaway" w:date="2021-12-07T16:58:00Z"/>
        </w:rPr>
      </w:pPr>
      <w:ins w:id="123" w:author="Genoa Sullaway" w:date="2021-12-07T16:11:00Z">
        <w:r w:rsidRPr="00252208">
          <w:rPr>
            <w:rPrChange w:id="124" w:author="Genoa Sullaway" w:date="2021-12-07T16:56:00Z">
              <w:rPr/>
            </w:rPrChange>
          </w:rPr>
          <w:t>- since it is just a mean</w:t>
        </w:r>
      </w:ins>
      <w:ins w:id="125" w:author="Genoa Sullaway" w:date="2021-12-07T16:56:00Z">
        <w:r w:rsidR="00252208">
          <w:t xml:space="preserve"> across all years,</w:t>
        </w:r>
      </w:ins>
      <w:ins w:id="126" w:author="Genoa Sullaway" w:date="2021-12-07T16:11:00Z">
        <w:r w:rsidRPr="00252208">
          <w:rPr>
            <w:rPrChange w:id="127" w:author="Genoa Sullaway" w:date="2021-12-07T16:56:00Z">
              <w:rPr/>
            </w:rPrChange>
          </w:rPr>
          <w:t xml:space="preserve"> I set a and b = 0</w:t>
        </w:r>
      </w:ins>
      <w:ins w:id="128" w:author="Genoa Sullaway" w:date="2021-12-07T16:58:00Z">
        <w:r w:rsidR="00252208">
          <w:t>.</w:t>
        </w:r>
      </w:ins>
    </w:p>
    <w:p w14:paraId="2EB87254" w14:textId="77777777" w:rsidR="00252208" w:rsidRDefault="00252208" w:rsidP="00252208">
      <w:pPr>
        <w:rPr>
          <w:ins w:id="129" w:author="Genoa Sullaway" w:date="2021-12-07T16:58:00Z"/>
          <w:rFonts w:asciiTheme="minorHAnsi" w:hAnsiTheme="minorHAnsi" w:cstheme="minorHAnsi"/>
        </w:rPr>
      </w:pPr>
      <w:proofErr w:type="gramStart"/>
      <w:ins w:id="130" w:author="Genoa Sullaway" w:date="2021-12-07T16:58:00Z">
        <w:r>
          <w:t>Log(</w:t>
        </w:r>
        <w:proofErr w:type="gramEnd"/>
        <w:r>
          <w:t xml:space="preserve">Weight) = </w:t>
        </w:r>
        <w:r w:rsidRPr="000C2AFD">
          <w:rPr>
            <w:rFonts w:asciiTheme="minorHAnsi" w:hAnsiTheme="minorHAnsi" w:cstheme="minorHAnsi"/>
            <w:color w:val="000000"/>
            <w:shd w:val="clear" w:color="auto" w:fill="E1E2E5"/>
          </w:rPr>
          <w:t>-12.10392</w:t>
        </w:r>
        <w:r>
          <w:rPr>
            <w:rFonts w:asciiTheme="minorHAnsi" w:hAnsiTheme="minorHAnsi" w:cstheme="minorHAnsi"/>
            <w:color w:val="000000"/>
            <w:shd w:val="clear" w:color="auto" w:fill="E1E2E5"/>
          </w:rPr>
          <w:t xml:space="preserve">  + 3.02</w:t>
        </w:r>
        <w:r>
          <w:rPr>
            <w:rFonts w:asciiTheme="minorHAnsi" w:hAnsiTheme="minorHAnsi" w:cstheme="minorHAnsi"/>
          </w:rPr>
          <w:t xml:space="preserve"> * 6  </w:t>
        </w:r>
      </w:ins>
    </w:p>
    <w:p w14:paraId="221090F3" w14:textId="77777777" w:rsidR="00252208" w:rsidRDefault="00252208" w:rsidP="00653367">
      <w:pPr>
        <w:rPr>
          <w:ins w:id="131" w:author="Genoa Sullaway" w:date="2021-12-07T16:58:00Z"/>
        </w:rPr>
      </w:pPr>
    </w:p>
    <w:p w14:paraId="59681C1E" w14:textId="41565498" w:rsidR="005D5F45" w:rsidRDefault="00252208" w:rsidP="00653367">
      <w:pPr>
        <w:rPr>
          <w:ins w:id="132" w:author="Genoa Sullaway" w:date="2021-12-07T15:53:00Z"/>
        </w:rPr>
      </w:pPr>
      <w:ins w:id="133" w:author="Genoa Sullaway" w:date="2021-12-07T16:58:00Z">
        <w:r>
          <w:t>Just to be sure…</w:t>
        </w:r>
      </w:ins>
      <w:ins w:id="134" w:author="Genoa Sullaway" w:date="2021-12-07T16:11:00Z">
        <w:r w:rsidR="005D5F45" w:rsidRPr="00252208">
          <w:rPr>
            <w:rPrChange w:id="135" w:author="Genoa Sullaway" w:date="2021-12-07T16:56:00Z">
              <w:rPr/>
            </w:rPrChange>
          </w:rPr>
          <w:t xml:space="preserve"> if you asked for a specific y</w:t>
        </w:r>
      </w:ins>
      <w:ins w:id="136" w:author="Genoa Sullaway" w:date="2021-12-07T16:12:00Z">
        <w:r w:rsidR="005D5F45" w:rsidRPr="00252208">
          <w:rPr>
            <w:rPrChange w:id="137" w:author="Genoa Sullaway" w:date="2021-12-07T16:56:00Z">
              <w:rPr/>
            </w:rPrChange>
          </w:rPr>
          <w:t xml:space="preserve">ear then we would add </w:t>
        </w:r>
      </w:ins>
      <w:ins w:id="138" w:author="Genoa Sullaway" w:date="2021-12-07T16:57:00Z">
        <w:r>
          <w:t xml:space="preserve">the random effect of </w:t>
        </w:r>
      </w:ins>
      <w:ins w:id="139" w:author="Genoa Sullaway" w:date="2021-12-07T16:12:00Z">
        <w:r w:rsidR="005D5F45" w:rsidRPr="00252208">
          <w:rPr>
            <w:rPrChange w:id="140" w:author="Genoa Sullaway" w:date="2021-12-07T16:56:00Z">
              <w:rPr/>
            </w:rPrChange>
          </w:rPr>
          <w:t xml:space="preserve">at and </w:t>
        </w:r>
        <w:proofErr w:type="spellStart"/>
        <w:r w:rsidR="005D5F45" w:rsidRPr="00252208">
          <w:rPr>
            <w:rPrChange w:id="141" w:author="Genoa Sullaway" w:date="2021-12-07T16:56:00Z">
              <w:rPr/>
            </w:rPrChange>
          </w:rPr>
          <w:t>bt</w:t>
        </w:r>
        <w:proofErr w:type="spellEnd"/>
        <w:r w:rsidR="005D5F45" w:rsidRPr="00252208">
          <w:rPr>
            <w:rPrChange w:id="142" w:author="Genoa Sullaway" w:date="2021-12-07T16:56:00Z">
              <w:rPr/>
            </w:rPrChange>
          </w:rPr>
          <w:t xml:space="preserve"> in for the specific year</w:t>
        </w:r>
      </w:ins>
      <w:ins w:id="143" w:author="Genoa Sullaway" w:date="2021-12-07T16:57:00Z">
        <w:r>
          <w:t xml:space="preserve"> in question</w:t>
        </w:r>
      </w:ins>
      <w:ins w:id="144" w:author="Genoa Sullaway" w:date="2021-12-07T16:59:00Z">
        <w:r>
          <w:t xml:space="preserve"> (</w:t>
        </w:r>
      </w:ins>
      <w:ins w:id="145" w:author="Genoa Sullaway" w:date="2021-12-07T16:58:00Z">
        <w:r>
          <w:t xml:space="preserve">or </w:t>
        </w:r>
      </w:ins>
      <w:ins w:id="146" w:author="Genoa Sullaway" w:date="2021-12-07T16:59:00Z">
        <w:r>
          <w:t xml:space="preserve">for each year in a vector format). </w:t>
        </w:r>
      </w:ins>
    </w:p>
    <w:p w14:paraId="212092B9" w14:textId="119A8FBA" w:rsidR="008B3E0D" w:rsidDel="003B4199" w:rsidRDefault="00C06472" w:rsidP="00653367">
      <w:pPr>
        <w:rPr>
          <w:del w:id="147" w:author="Genoa Sullaway" w:date="2021-12-07T16:05:00Z"/>
        </w:rPr>
      </w:pPr>
      <w:ins w:id="148" w:author="Genoa Sullaway" w:date="2021-12-07T15:53:00Z">
        <w:r>
          <w:t xml:space="preserve"> </w:t>
        </w:r>
      </w:ins>
    </w:p>
    <w:p w14:paraId="7409C083" w14:textId="556EE902" w:rsidR="005D5F45" w:rsidRDefault="005D5F45" w:rsidP="00653367">
      <w:pPr>
        <w:rPr>
          <w:ins w:id="149" w:author="Genoa Sullaway" w:date="2021-12-07T16:57:00Z"/>
        </w:rPr>
      </w:pPr>
    </w:p>
    <w:p w14:paraId="2F53EF19" w14:textId="1773FCA1" w:rsidR="00252208" w:rsidRPr="00252208" w:rsidRDefault="00252208" w:rsidP="00252208">
      <w:pPr>
        <w:rPr>
          <w:ins w:id="150" w:author="Genoa Sullaway" w:date="2021-12-07T16:57:00Z"/>
          <w:rFonts w:asciiTheme="minorHAnsi" w:hAnsiTheme="minorHAnsi" w:cstheme="minorHAnsi"/>
          <w:rPrChange w:id="151" w:author="Genoa Sullaway" w:date="2021-12-07T16:58:00Z">
            <w:rPr>
              <w:ins w:id="152" w:author="Genoa Sullaway" w:date="2021-12-07T16:57:00Z"/>
              <w:rFonts w:asciiTheme="minorHAnsi" w:hAnsiTheme="minorHAnsi" w:cstheme="minorHAnsi"/>
            </w:rPr>
          </w:rPrChange>
        </w:rPr>
      </w:pPr>
      <w:proofErr w:type="gramStart"/>
      <w:ins w:id="153" w:author="Genoa Sullaway" w:date="2021-12-07T16:57:00Z">
        <w:r>
          <w:t>Log(</w:t>
        </w:r>
        <w:proofErr w:type="gramEnd"/>
        <w:r>
          <w:t>Weight)</w:t>
        </w:r>
        <w:r>
          <w:rPr>
            <w:vertAlign w:val="subscript"/>
          </w:rPr>
          <w:t>t</w:t>
        </w:r>
        <w:r>
          <w:t xml:space="preserve"> = </w:t>
        </w:r>
        <w:r w:rsidRPr="000C2AFD">
          <w:rPr>
            <w:rFonts w:asciiTheme="minorHAnsi" w:hAnsiTheme="minorHAnsi" w:cstheme="minorHAnsi"/>
            <w:color w:val="000000"/>
            <w:shd w:val="clear" w:color="auto" w:fill="E1E2E5"/>
          </w:rPr>
          <w:t>-12.10392</w:t>
        </w:r>
        <w:r>
          <w:rPr>
            <w:rFonts w:asciiTheme="minorHAnsi" w:hAnsiTheme="minorHAnsi" w:cstheme="minorHAnsi"/>
            <w:color w:val="000000"/>
            <w:shd w:val="clear" w:color="auto" w:fill="E1E2E5"/>
          </w:rPr>
          <w:t xml:space="preserve">  + 3.02</w:t>
        </w:r>
        <w:r>
          <w:rPr>
            <w:rFonts w:asciiTheme="minorHAnsi" w:hAnsiTheme="minorHAnsi" w:cstheme="minorHAnsi"/>
          </w:rPr>
          <w:t xml:space="preserve"> * 6  </w:t>
        </w:r>
        <w:r>
          <w:rPr>
            <w:rFonts w:asciiTheme="minorHAnsi" w:hAnsiTheme="minorHAnsi" w:cstheme="minorHAnsi"/>
          </w:rPr>
          <w:t>+</w:t>
        </w:r>
      </w:ins>
      <w:ins w:id="154" w:author="Genoa Sullaway" w:date="2021-12-07T16:58:00Z">
        <w:r>
          <w:rPr>
            <w:rFonts w:asciiTheme="minorHAnsi" w:hAnsiTheme="minorHAnsi" w:cstheme="minorHAnsi"/>
          </w:rPr>
          <w:t xml:space="preserve"> </w:t>
        </w:r>
      </w:ins>
      <w:ins w:id="155" w:author="Genoa Sullaway" w:date="2021-12-07T16:57:00Z">
        <w:r>
          <w:rPr>
            <w:rFonts w:asciiTheme="minorHAnsi" w:hAnsiTheme="minorHAnsi" w:cstheme="minorHAnsi"/>
          </w:rPr>
          <w:t>a</w:t>
        </w:r>
        <w:r>
          <w:rPr>
            <w:rFonts w:asciiTheme="minorHAnsi" w:hAnsiTheme="minorHAnsi" w:cstheme="minorHAnsi"/>
            <w:vertAlign w:val="subscript"/>
          </w:rPr>
          <w:t xml:space="preserve">t </w:t>
        </w:r>
        <w:r>
          <w:rPr>
            <w:rFonts w:asciiTheme="minorHAnsi" w:hAnsiTheme="minorHAnsi" w:cstheme="minorHAnsi"/>
          </w:rPr>
          <w:t>+</w:t>
        </w:r>
      </w:ins>
      <w:ins w:id="156" w:author="Genoa Sullaway" w:date="2021-12-07T16:58:00Z">
        <w:r>
          <w:rPr>
            <w:rFonts w:asciiTheme="minorHAnsi" w:hAnsiTheme="minorHAnsi" w:cstheme="minorHAnsi"/>
          </w:rPr>
          <w:t xml:space="preserve"> </w:t>
        </w:r>
      </w:ins>
      <w:proofErr w:type="spellStart"/>
      <w:ins w:id="157" w:author="Genoa Sullaway" w:date="2021-12-07T16:57:00Z">
        <w:r>
          <w:rPr>
            <w:rFonts w:asciiTheme="minorHAnsi" w:hAnsiTheme="minorHAnsi" w:cstheme="minorHAnsi"/>
          </w:rPr>
          <w:t>b</w:t>
        </w:r>
        <w:r>
          <w:rPr>
            <w:rFonts w:asciiTheme="minorHAnsi" w:hAnsiTheme="minorHAnsi" w:cstheme="minorHAnsi"/>
            <w:vertAlign w:val="subscript"/>
          </w:rPr>
          <w:t>t</w:t>
        </w:r>
      </w:ins>
      <w:proofErr w:type="spellEnd"/>
      <w:ins w:id="158" w:author="Genoa Sullaway" w:date="2021-12-07T16:58:00Z">
        <w:r>
          <w:rPr>
            <w:rFonts w:asciiTheme="minorHAnsi" w:hAnsiTheme="minorHAnsi" w:cstheme="minorHAnsi"/>
          </w:rPr>
          <w:t>*6</w:t>
        </w:r>
      </w:ins>
    </w:p>
    <w:p w14:paraId="1AEDC965" w14:textId="77777777" w:rsidR="00252208" w:rsidRDefault="00252208" w:rsidP="00653367"/>
    <w:p w14:paraId="68B7E8DB" w14:textId="00A8EE7A" w:rsidR="00D16FA7" w:rsidRDefault="00045F3F" w:rsidP="00653367">
      <w:r w:rsidRPr="00045F3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63CBEC8" wp14:editId="6EA21B03">
            <wp:simplePos x="0" y="0"/>
            <wp:positionH relativeFrom="column">
              <wp:posOffset>0</wp:posOffset>
            </wp:positionH>
            <wp:positionV relativeFrom="paragraph">
              <wp:posOffset>174625</wp:posOffset>
            </wp:positionV>
            <wp:extent cx="2743200" cy="25781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80ADE1" w14:textId="77777777" w:rsidR="00045F3F" w:rsidRDefault="00045F3F" w:rsidP="00045F3F">
      <w:pPr>
        <w:rPr>
          <w:rFonts w:ascii="Lucida Console" w:hAnsi="Lucida Console"/>
          <w:color w:val="000000"/>
          <w:shd w:val="clear" w:color="auto" w:fill="E1E2E5"/>
        </w:rPr>
      </w:pPr>
    </w:p>
    <w:p w14:paraId="5D8DCA81" w14:textId="6BD160EF" w:rsidR="00653367" w:rsidRDefault="00653367" w:rsidP="00045F3F">
      <w:pPr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Random effects</w:t>
      </w:r>
    </w:p>
    <w:p w14:paraId="08FAE2EC" w14:textId="77777777" w:rsidR="00045F3F" w:rsidRDefault="00045F3F" w:rsidP="00653367">
      <w:pPr>
        <w:pStyle w:val="HTMLPreformatted"/>
        <w:rPr>
          <w:rFonts w:ascii="Lucida Console" w:hAnsi="Lucida Console"/>
          <w:color w:val="000000"/>
          <w:shd w:val="clear" w:color="auto" w:fill="E1E2E5"/>
          <w:lang w:val="en-US"/>
        </w:rPr>
      </w:pPr>
    </w:p>
    <w:p w14:paraId="239E955A" w14:textId="159B7C43" w:rsidR="00653367" w:rsidRPr="00487F9D" w:rsidRDefault="00487F9D" w:rsidP="00653367">
      <w:pPr>
        <w:pStyle w:val="HTMLPreformatted"/>
        <w:rPr>
          <w:rFonts w:ascii="Lucida Console" w:hAnsi="Lucida Console"/>
          <w:color w:val="000000"/>
          <w:shd w:val="clear" w:color="auto" w:fill="E1E2E5"/>
          <w:lang w:val="en-US"/>
        </w:rPr>
      </w:pPr>
      <w:r>
        <w:rPr>
          <w:rFonts w:ascii="Lucida Console" w:hAnsi="Lucida Console"/>
          <w:color w:val="000000"/>
          <w:shd w:val="clear" w:color="auto" w:fill="E1E2E5"/>
          <w:lang w:val="en-US"/>
        </w:rPr>
        <w:t xml:space="preserve">         a</w:t>
      </w:r>
      <w:r w:rsidRPr="00487F9D">
        <w:rPr>
          <w:rFonts w:ascii="Lucida Console" w:hAnsi="Lucida Console"/>
          <w:color w:val="000000"/>
          <w:shd w:val="clear" w:color="auto" w:fill="E1E2E5"/>
          <w:vertAlign w:val="subscript"/>
          <w:lang w:val="en-US"/>
        </w:rPr>
        <w:t>t</w:t>
      </w:r>
      <w:r>
        <w:rPr>
          <w:rFonts w:ascii="Lucida Console" w:hAnsi="Lucida Console"/>
          <w:color w:val="000000"/>
          <w:shd w:val="clear" w:color="auto" w:fill="E1E2E5"/>
          <w:lang w:val="en-US"/>
        </w:rPr>
        <w:t xml:space="preserve">          </w:t>
      </w:r>
      <w:proofErr w:type="spellStart"/>
      <w:r>
        <w:rPr>
          <w:rFonts w:ascii="Lucida Console" w:hAnsi="Lucida Console"/>
          <w:color w:val="000000"/>
          <w:shd w:val="clear" w:color="auto" w:fill="E1E2E5"/>
          <w:lang w:val="en-US"/>
        </w:rPr>
        <w:t>b</w:t>
      </w:r>
      <w:r w:rsidRPr="00487F9D">
        <w:rPr>
          <w:rFonts w:ascii="Lucida Console" w:hAnsi="Lucida Console"/>
          <w:color w:val="000000"/>
          <w:shd w:val="clear" w:color="auto" w:fill="E1E2E5"/>
          <w:vertAlign w:val="subscript"/>
          <w:lang w:val="en-US"/>
        </w:rPr>
        <w:t>t</w:t>
      </w:r>
      <w:proofErr w:type="spellEnd"/>
      <w:r>
        <w:rPr>
          <w:rFonts w:ascii="Lucida Console" w:hAnsi="Lucida Console"/>
          <w:color w:val="000000"/>
          <w:shd w:val="clear" w:color="auto" w:fill="E1E2E5"/>
          <w:vertAlign w:val="subscript"/>
          <w:lang w:val="en-US"/>
        </w:rPr>
        <w:t xml:space="preserve">    </w:t>
      </w:r>
      <w:proofErr w:type="gramStart"/>
      <w:r>
        <w:rPr>
          <w:rFonts w:ascii="Lucida Console" w:hAnsi="Lucida Console"/>
          <w:color w:val="000000"/>
          <w:shd w:val="clear" w:color="auto" w:fill="E1E2E5"/>
          <w:vertAlign w:val="subscript"/>
          <w:lang w:val="en-US"/>
        </w:rPr>
        <w:t xml:space="preserve">  .</w:t>
      </w:r>
      <w:proofErr w:type="gramEnd"/>
    </w:p>
    <w:p w14:paraId="15D4530C" w14:textId="77777777" w:rsidR="00653367" w:rsidRDefault="00653367" w:rsidP="00653367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  (Intercept) log(LENGTH)</w:t>
      </w:r>
    </w:p>
    <w:p w14:paraId="0D82B36D" w14:textId="77777777" w:rsidR="00653367" w:rsidRDefault="00653367" w:rsidP="00653367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1991    0.214     -0.0364</w:t>
      </w:r>
    </w:p>
    <w:p w14:paraId="6A2A1BAF" w14:textId="77777777" w:rsidR="00653367" w:rsidRDefault="00653367" w:rsidP="00653367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1999   -0.204      0.0316</w:t>
      </w:r>
    </w:p>
    <w:p w14:paraId="6C750687" w14:textId="77777777" w:rsidR="00653367" w:rsidRDefault="00653367" w:rsidP="00653367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2000    0.189     -0.0314</w:t>
      </w:r>
    </w:p>
    <w:p w14:paraId="60884FD8" w14:textId="77777777" w:rsidR="00653367" w:rsidRDefault="00653367" w:rsidP="00653367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2001   -0.103      0.0130</w:t>
      </w:r>
    </w:p>
    <w:p w14:paraId="686BF366" w14:textId="77777777" w:rsidR="00653367" w:rsidRDefault="00653367" w:rsidP="00653367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2002    0.189     -0.0308</w:t>
      </w:r>
    </w:p>
    <w:p w14:paraId="10657968" w14:textId="77777777" w:rsidR="00653367" w:rsidRDefault="00653367" w:rsidP="00653367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2003    0.195     -0.0329</w:t>
      </w:r>
    </w:p>
    <w:p w14:paraId="1FEF4D18" w14:textId="77777777" w:rsidR="00653367" w:rsidRDefault="00653367" w:rsidP="00653367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2004    0.342     -0.0627</w:t>
      </w:r>
    </w:p>
    <w:p w14:paraId="3A6D620B" w14:textId="77777777" w:rsidR="00653367" w:rsidRDefault="00653367" w:rsidP="00653367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2005    0.271     -0.0499</w:t>
      </w:r>
    </w:p>
    <w:p w14:paraId="11570F0C" w14:textId="77777777" w:rsidR="00653367" w:rsidRDefault="00653367" w:rsidP="00653367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2006   -0.024      0.0017</w:t>
      </w:r>
    </w:p>
    <w:p w14:paraId="53E90B09" w14:textId="77777777" w:rsidR="00653367" w:rsidRDefault="00653367" w:rsidP="00653367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2007   -0.266      0.0462</w:t>
      </w:r>
    </w:p>
    <w:p w14:paraId="2E5943A5" w14:textId="77777777" w:rsidR="00653367" w:rsidRDefault="00653367" w:rsidP="00653367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2008   -0.319      0.0556</w:t>
      </w:r>
    </w:p>
    <w:p w14:paraId="3184CF95" w14:textId="77777777" w:rsidR="00653367" w:rsidRDefault="00653367" w:rsidP="00653367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2009   -0.354      0.0648</w:t>
      </w:r>
    </w:p>
    <w:p w14:paraId="4F1C5B46" w14:textId="77777777" w:rsidR="00653367" w:rsidRDefault="00653367" w:rsidP="00653367">
      <w:pPr>
        <w:pStyle w:val="HTMLPreformatted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2010   -0.129      0.0312</w:t>
      </w:r>
    </w:p>
    <w:p w14:paraId="0DE66599" w14:textId="77777777" w:rsidR="00653367" w:rsidRDefault="00653367" w:rsidP="00653367"/>
    <w:p w14:paraId="5AD457E7" w14:textId="77777777" w:rsidR="00653367" w:rsidRDefault="00653367" w:rsidP="00653367"/>
    <w:p w14:paraId="1F3D1109" w14:textId="77777777" w:rsidR="00653367" w:rsidRDefault="00653367" w:rsidP="00653367"/>
    <w:p w14:paraId="04C35120" w14:textId="77777777" w:rsidR="00D16FA7" w:rsidRDefault="00D16FA7" w:rsidP="00653367">
      <w:pPr>
        <w:rPr>
          <w:i/>
        </w:rPr>
      </w:pPr>
    </w:p>
    <w:p w14:paraId="540BFDB5" w14:textId="77777777" w:rsidR="00653367" w:rsidRPr="005829E7" w:rsidRDefault="00653367" w:rsidP="00653367">
      <w:pPr>
        <w:rPr>
          <w:i/>
        </w:rPr>
      </w:pPr>
      <w:r>
        <w:rPr>
          <w:i/>
        </w:rPr>
        <w:t>Figure 3</w:t>
      </w:r>
      <w:r w:rsidRPr="005829E7">
        <w:rPr>
          <w:i/>
        </w:rPr>
        <w:t>: Random variability in intercepts and slopes of the length-weight relationship</w:t>
      </w:r>
      <w:r>
        <w:rPr>
          <w:i/>
        </w:rPr>
        <w:t xml:space="preserve">. Estimated random effects are shown on right and year-specific </w:t>
      </w:r>
      <w:r w:rsidRPr="00DE1DA5">
        <w:rPr>
          <w:i/>
          <w:u w:val="single"/>
        </w:rPr>
        <w:t xml:space="preserve">deviations from the average weight-length relationship </w:t>
      </w:r>
      <w:r>
        <w:rPr>
          <w:i/>
        </w:rPr>
        <w:t>are shown on the left.</w:t>
      </w:r>
    </w:p>
    <w:p w14:paraId="6B10F4B9" w14:textId="77777777" w:rsidR="00653367" w:rsidRDefault="00653367" w:rsidP="00653367"/>
    <w:p w14:paraId="04895399" w14:textId="77777777" w:rsidR="00784784" w:rsidRDefault="00A23D62" w:rsidP="00784784">
      <w:r>
        <w:t xml:space="preserve">Pollock for this study were sampled </w:t>
      </w:r>
      <w:r w:rsidR="00653367">
        <w:t xml:space="preserve">on a grid of sampling stations </w:t>
      </w:r>
      <w:r w:rsidR="004F52CA">
        <w:t>on</w:t>
      </w:r>
      <w:r>
        <w:t xml:space="preserve"> the </w:t>
      </w:r>
      <w:r w:rsidR="004F52CA">
        <w:t>south</w:t>
      </w:r>
      <w:r>
        <w:t>eastern Bering Sea</w:t>
      </w:r>
      <w:r w:rsidR="004F52CA">
        <w:t xml:space="preserve"> shelf</w:t>
      </w:r>
      <w:r w:rsidR="00784784">
        <w:t xml:space="preserve">, </w:t>
      </w:r>
      <w:r w:rsidR="00D62F6F">
        <w:t>and</w:t>
      </w:r>
      <w:r w:rsidR="00784784">
        <w:t xml:space="preserve"> there is likely spatial autocorrelation in the model residuals. </w:t>
      </w:r>
      <w:r w:rsidR="00744D70">
        <w:t>The latitude and lon</w:t>
      </w:r>
      <w:r w:rsidR="00180547">
        <w:t>gitude of each station is known:</w:t>
      </w:r>
    </w:p>
    <w:p w14:paraId="2358C7C3" w14:textId="77777777" w:rsidR="00180547" w:rsidRDefault="00180547" w:rsidP="00784784"/>
    <w:p w14:paraId="1FF439A4" w14:textId="1EC2BF35" w:rsidR="00784784" w:rsidRDefault="00511148" w:rsidP="00784784">
      <w:r w:rsidRPr="00511148">
        <w:rPr>
          <w:noProof/>
        </w:rPr>
        <w:lastRenderedPageBreak/>
        <w:drawing>
          <wp:inline distT="0" distB="0" distL="0" distR="0" wp14:anchorId="5CA6B2F8" wp14:editId="3DD7E6EC">
            <wp:extent cx="5937250" cy="4349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40C16" w14:textId="77777777" w:rsidR="00342F63" w:rsidRPr="00342F63" w:rsidRDefault="00342F63" w:rsidP="00784784">
      <w:pPr>
        <w:rPr>
          <w:i/>
        </w:rPr>
      </w:pPr>
      <w:r w:rsidRPr="00342F63">
        <w:rPr>
          <w:i/>
        </w:rPr>
        <w:t>Figure 4:</w:t>
      </w:r>
      <w:r>
        <w:rPr>
          <w:i/>
        </w:rPr>
        <w:t xml:space="preserve"> Maps of stations sampled for pollock length/weight data on the eastern Bering Sea shelf by year.</w:t>
      </w:r>
    </w:p>
    <w:p w14:paraId="6E609B14" w14:textId="77777777" w:rsidR="00342F63" w:rsidRDefault="00342F63" w:rsidP="00784784"/>
    <w:p w14:paraId="0B2A4E79" w14:textId="43616442" w:rsidR="00784784" w:rsidRDefault="00784784" w:rsidP="00784784">
      <w:pPr>
        <w:rPr>
          <w:ins w:id="159" w:author="Genoa Sullaway" w:date="2021-12-07T16:12:00Z"/>
        </w:rPr>
      </w:pPr>
      <w:r>
        <w:t>(h) (</w:t>
      </w:r>
      <w:r w:rsidR="003860AC">
        <w:rPr>
          <w:color w:val="FF0000"/>
        </w:rPr>
        <w:t>3</w:t>
      </w:r>
      <w:r w:rsidR="00474D4A">
        <w:rPr>
          <w:color w:val="FF0000"/>
        </w:rPr>
        <w:t xml:space="preserve"> </w:t>
      </w:r>
      <w:r w:rsidRPr="00784784">
        <w:rPr>
          <w:color w:val="FF0000"/>
        </w:rPr>
        <w:t>pts</w:t>
      </w:r>
      <w:r w:rsidR="00474D4A">
        <w:t>) Very b</w:t>
      </w:r>
      <w:r>
        <w:t>riefly describe what spatial autocorrelation means in this context and how it could be described</w:t>
      </w:r>
      <w:r w:rsidR="00D62F6F">
        <w:t xml:space="preserve"> and/or quantified</w:t>
      </w:r>
      <w:r>
        <w:t>.</w:t>
      </w:r>
    </w:p>
    <w:p w14:paraId="0A4FFE0A" w14:textId="2411B9BD" w:rsidR="004C7FE2" w:rsidRDefault="004C7FE2" w:rsidP="00B34B39">
      <w:pPr>
        <w:ind w:firstLine="720"/>
        <w:pPrChange w:id="160" w:author="Genoa Sullaway" w:date="2021-12-07T16:22:00Z">
          <w:pPr/>
        </w:pPrChange>
      </w:pPr>
      <w:ins w:id="161" w:author="Genoa Sullaway" w:date="2021-12-07T16:12:00Z">
        <w:r>
          <w:t xml:space="preserve">Spatial autocorrelation </w:t>
        </w:r>
      </w:ins>
      <w:ins w:id="162" w:author="Genoa Sullaway" w:date="2021-12-07T16:13:00Z">
        <w:r>
          <w:t xml:space="preserve">here means that a pollock is likely to be </w:t>
        </w:r>
        <w:proofErr w:type="gramStart"/>
        <w:r>
          <w:t>similar to</w:t>
        </w:r>
        <w:proofErr w:type="gramEnd"/>
        <w:r>
          <w:t xml:space="preserve"> a pollock close to it rather than a pollock from farther away, basically breaking the assumption of independence</w:t>
        </w:r>
      </w:ins>
      <w:ins w:id="163" w:author="Genoa Sullaway" w:date="2021-12-07T16:26:00Z">
        <w:r w:rsidR="00304847">
          <w:t xml:space="preserve"> and could lead you to over estimating significance and underestimating confidence intervals</w:t>
        </w:r>
      </w:ins>
      <w:ins w:id="164" w:author="Genoa Sullaway" w:date="2021-12-07T16:13:00Z">
        <w:r>
          <w:t xml:space="preserve">. This could be described and quantified by </w:t>
        </w:r>
      </w:ins>
      <w:ins w:id="165" w:author="Genoa Sullaway" w:date="2021-12-07T16:14:00Z">
        <w:r>
          <w:t xml:space="preserve">a </w:t>
        </w:r>
      </w:ins>
      <w:ins w:id="166" w:author="Genoa Sullaway" w:date="2021-12-07T16:26:00Z">
        <w:r w:rsidR="00304847">
          <w:t>semi-</w:t>
        </w:r>
      </w:ins>
      <w:ins w:id="167" w:author="Genoa Sullaway" w:date="2021-12-07T16:14:00Z">
        <w:r>
          <w:t xml:space="preserve">variogram, which estimates the relationship between points as </w:t>
        </w:r>
      </w:ins>
      <w:ins w:id="168" w:author="Genoa Sullaway" w:date="2021-12-07T16:27:00Z">
        <w:r w:rsidR="003F1AD7">
          <w:t xml:space="preserve">function of the </w:t>
        </w:r>
      </w:ins>
      <w:ins w:id="169" w:author="Genoa Sullaway" w:date="2021-12-07T16:14:00Z">
        <w:r>
          <w:t xml:space="preserve">distance </w:t>
        </w:r>
      </w:ins>
      <w:ins w:id="170" w:author="Genoa Sullaway" w:date="2021-12-07T16:26:00Z">
        <w:r w:rsidR="003F1AD7">
          <w:t xml:space="preserve">between </w:t>
        </w:r>
      </w:ins>
      <w:ins w:id="171" w:author="Genoa Sullaway" w:date="2021-12-07T16:27:00Z">
        <w:r w:rsidR="003F1AD7">
          <w:t>the points</w:t>
        </w:r>
      </w:ins>
      <w:ins w:id="172" w:author="Genoa Sullaway" w:date="2021-12-07T16:14:00Z">
        <w:r>
          <w:t xml:space="preserve">. </w:t>
        </w:r>
      </w:ins>
      <w:ins w:id="173" w:author="Genoa Sullaway" w:date="2021-12-07T16:21:00Z">
        <w:r w:rsidR="00B34B39">
          <w:t xml:space="preserve">The </w:t>
        </w:r>
      </w:ins>
      <w:ins w:id="174" w:author="Genoa Sullaway" w:date="2021-12-07T16:27:00Z">
        <w:r w:rsidR="003F1AD7">
          <w:t>semi-</w:t>
        </w:r>
      </w:ins>
      <w:ins w:id="175" w:author="Genoa Sullaway" w:date="2021-12-07T16:21:00Z">
        <w:r w:rsidR="00B34B39">
          <w:t>variogram fits</w:t>
        </w:r>
        <w:r w:rsidR="00B34B39">
          <w:t xml:space="preserve"> the best covariance functions for the data</w:t>
        </w:r>
      </w:ins>
      <w:ins w:id="176" w:author="Genoa Sullaway" w:date="2021-12-07T16:30:00Z">
        <w:r w:rsidR="003F1AD7">
          <w:t xml:space="preserve">. </w:t>
        </w:r>
      </w:ins>
      <w:ins w:id="177" w:author="Genoa Sullaway" w:date="2021-12-07T16:21:00Z">
        <w:r w:rsidR="00B34B39">
          <w:t>This information can be incorporated into a variance covariance matrix with the goal to account for spatial autocorrelation in the residuals.</w:t>
        </w:r>
      </w:ins>
    </w:p>
    <w:p w14:paraId="71112356" w14:textId="77777777" w:rsidR="00D62F6F" w:rsidDel="003F1AD7" w:rsidRDefault="00D62F6F" w:rsidP="00784784">
      <w:pPr>
        <w:rPr>
          <w:del w:id="178" w:author="Genoa Sullaway" w:date="2021-12-07T16:32:00Z"/>
        </w:rPr>
      </w:pPr>
    </w:p>
    <w:p w14:paraId="3985A0F7" w14:textId="77777777" w:rsidR="00D62F6F" w:rsidDel="003F1AD7" w:rsidRDefault="00D62F6F" w:rsidP="00784784">
      <w:pPr>
        <w:rPr>
          <w:del w:id="179" w:author="Genoa Sullaway" w:date="2021-12-07T16:32:00Z"/>
        </w:rPr>
      </w:pPr>
    </w:p>
    <w:p w14:paraId="567CEDFC" w14:textId="77777777" w:rsidR="00784784" w:rsidRDefault="00784784" w:rsidP="00784784"/>
    <w:p w14:paraId="11C2B69D" w14:textId="1ECF4048" w:rsidR="00784784" w:rsidRDefault="00784784" w:rsidP="00784784">
      <w:pPr>
        <w:rPr>
          <w:ins w:id="180" w:author="Genoa Sullaway" w:date="2021-12-07T16:14:00Z"/>
        </w:rPr>
      </w:pPr>
      <w:r>
        <w:t>(k) (</w:t>
      </w:r>
      <w:r w:rsidR="00744D70">
        <w:rPr>
          <w:color w:val="FF0000"/>
        </w:rPr>
        <w:t>3</w:t>
      </w:r>
      <w:r w:rsidRPr="00784784">
        <w:rPr>
          <w:color w:val="FF0000"/>
        </w:rPr>
        <w:t xml:space="preserve"> pts</w:t>
      </w:r>
      <w:r>
        <w:t xml:space="preserve">) Briefly outline how you could </w:t>
      </w:r>
      <w:r w:rsidR="00744D70">
        <w:t xml:space="preserve">conceptually </w:t>
      </w:r>
      <w:r>
        <w:t>incorporate spatial autocorrelation into the model.</w:t>
      </w:r>
    </w:p>
    <w:p w14:paraId="6290BD62" w14:textId="420868A3" w:rsidR="004C7FE2" w:rsidRDefault="00B34B39" w:rsidP="00C6374D">
      <w:pPr>
        <w:ind w:firstLine="720"/>
        <w:rPr>
          <w:ins w:id="181" w:author="Genoa Sullaway" w:date="2021-12-07T16:14:00Z"/>
        </w:rPr>
        <w:pPrChange w:id="182" w:author="Genoa Sullaway" w:date="2021-12-07T16:32:00Z">
          <w:pPr/>
        </w:pPrChange>
      </w:pPr>
      <w:ins w:id="183" w:author="Genoa Sullaway" w:date="2021-12-07T16:22:00Z">
        <w:r>
          <w:t xml:space="preserve">We can incorporate </w:t>
        </w:r>
      </w:ins>
      <w:ins w:id="184" w:author="Genoa Sullaway" w:date="2021-12-07T16:28:00Z">
        <w:r w:rsidR="003F1AD7">
          <w:t>the</w:t>
        </w:r>
      </w:ins>
      <w:ins w:id="185" w:author="Genoa Sullaway" w:date="2021-12-07T16:29:00Z">
        <w:r w:rsidR="003F1AD7">
          <w:t xml:space="preserve"> appropriate</w:t>
        </w:r>
      </w:ins>
      <w:ins w:id="186" w:author="Genoa Sullaway" w:date="2021-12-07T16:28:00Z">
        <w:r w:rsidR="003F1AD7">
          <w:t xml:space="preserve"> </w:t>
        </w:r>
      </w:ins>
      <w:ins w:id="187" w:author="Genoa Sullaway" w:date="2021-12-07T16:22:00Z">
        <w:r>
          <w:t xml:space="preserve">spatial autocorrelation </w:t>
        </w:r>
      </w:ins>
      <w:ins w:id="188" w:author="Genoa Sullaway" w:date="2021-12-07T16:28:00Z">
        <w:r w:rsidR="003F1AD7">
          <w:t xml:space="preserve">structure, identified by fitting the correlation </w:t>
        </w:r>
      </w:ins>
      <w:ins w:id="189" w:author="Genoa Sullaway" w:date="2021-12-07T16:29:00Z">
        <w:r w:rsidR="003F1AD7">
          <w:t>functions</w:t>
        </w:r>
      </w:ins>
      <w:ins w:id="190" w:author="Genoa Sullaway" w:date="2021-12-07T16:28:00Z">
        <w:r w:rsidR="003F1AD7">
          <w:t xml:space="preserve"> to a semi-variogram, </w:t>
        </w:r>
      </w:ins>
      <w:ins w:id="191" w:author="Genoa Sullaway" w:date="2021-12-07T16:22:00Z">
        <w:r>
          <w:t xml:space="preserve">into a model </w:t>
        </w:r>
      </w:ins>
      <w:ins w:id="192" w:author="Genoa Sullaway" w:date="2021-12-07T16:30:00Z">
        <w:r w:rsidR="003F1AD7">
          <w:t>(</w:t>
        </w:r>
        <w:proofErr w:type="spellStart"/>
        <w:r w:rsidR="003F1AD7">
          <w:t>ie</w:t>
        </w:r>
      </w:ins>
      <w:proofErr w:type="spellEnd"/>
      <w:ins w:id="193" w:author="Genoa Sullaway" w:date="2021-12-07T16:31:00Z">
        <w:r w:rsidR="003F1AD7">
          <w:t>.</w:t>
        </w:r>
      </w:ins>
      <w:ins w:id="194" w:author="Genoa Sullaway" w:date="2021-12-07T16:30:00Z">
        <w:r w:rsidR="003F1AD7">
          <w:t xml:space="preserve"> a </w:t>
        </w:r>
      </w:ins>
      <w:ins w:id="195" w:author="Genoa Sullaway" w:date="2021-12-07T16:31:00Z">
        <w:r w:rsidR="003F1AD7">
          <w:t xml:space="preserve">GLS) </w:t>
        </w:r>
      </w:ins>
      <w:ins w:id="196" w:author="Genoa Sullaway" w:date="2021-12-07T16:22:00Z">
        <w:r>
          <w:t xml:space="preserve">by accounting for it </w:t>
        </w:r>
      </w:ins>
      <w:ins w:id="197" w:author="Genoa Sullaway" w:date="2021-12-07T16:31:00Z">
        <w:r w:rsidR="003F1AD7">
          <w:t xml:space="preserve">in </w:t>
        </w:r>
      </w:ins>
      <w:ins w:id="198" w:author="Genoa Sullaway" w:date="2021-12-07T16:23:00Z">
        <w:r>
          <w:t xml:space="preserve">a variance-covariance matrix. </w:t>
        </w:r>
      </w:ins>
      <w:ins w:id="199" w:author="Genoa Sullaway" w:date="2021-12-07T16:17:00Z">
        <w:r w:rsidR="004C7FE2">
          <w:t xml:space="preserve">Because </w:t>
        </w:r>
      </w:ins>
      <w:ins w:id="200" w:author="Genoa Sullaway" w:date="2021-12-07T16:32:00Z">
        <w:r w:rsidR="00C6374D">
          <w:t>the</w:t>
        </w:r>
      </w:ins>
      <w:ins w:id="201" w:author="Genoa Sullaway" w:date="2021-12-07T16:17:00Z">
        <w:r w:rsidR="004C7FE2">
          <w:t xml:space="preserve"> </w:t>
        </w:r>
      </w:ins>
      <w:ins w:id="202" w:author="Genoa Sullaway" w:date="2021-12-07T16:32:00Z">
        <w:r w:rsidR="00C6374D">
          <w:t xml:space="preserve">pollock </w:t>
        </w:r>
      </w:ins>
      <w:ins w:id="203" w:author="Genoa Sullaway" w:date="2021-12-07T16:17:00Z">
        <w:r w:rsidR="004C7FE2">
          <w:t>model is a GAM</w:t>
        </w:r>
      </w:ins>
      <w:ins w:id="204" w:author="Genoa Sullaway" w:date="2021-12-07T16:32:00Z">
        <w:r w:rsidR="00C6374D">
          <w:t>M</w:t>
        </w:r>
      </w:ins>
      <w:ins w:id="205" w:author="Genoa Sullaway" w:date="2021-12-07T16:22:00Z">
        <w:r>
          <w:t xml:space="preserve"> we could</w:t>
        </w:r>
      </w:ins>
      <w:ins w:id="206" w:author="Genoa Sullaway" w:date="2021-12-07T16:17:00Z">
        <w:r w:rsidR="004C7FE2">
          <w:t xml:space="preserve"> use a thin plate regression </w:t>
        </w:r>
      </w:ins>
      <w:ins w:id="207" w:author="Genoa Sullaway" w:date="2021-12-07T16:20:00Z">
        <w:r>
          <w:t>spline with</w:t>
        </w:r>
      </w:ins>
      <w:ins w:id="208" w:author="Genoa Sullaway" w:date="2021-12-07T16:17:00Z">
        <w:r w:rsidR="004C7FE2">
          <w:t xml:space="preserve"> interaction between </w:t>
        </w:r>
        <w:proofErr w:type="spellStart"/>
        <w:r w:rsidR="004C7FE2">
          <w:t>lat</w:t>
        </w:r>
        <w:proofErr w:type="spellEnd"/>
        <w:r w:rsidR="004C7FE2">
          <w:t xml:space="preserve"> and </w:t>
        </w:r>
        <w:proofErr w:type="spellStart"/>
        <w:r w:rsidR="004C7FE2">
          <w:t>lon</w:t>
        </w:r>
        <w:proofErr w:type="spellEnd"/>
        <w:r w:rsidR="004C7FE2">
          <w:t xml:space="preserve"> to create a smooth surface to approximate the relationship</w:t>
        </w:r>
      </w:ins>
      <w:ins w:id="209" w:author="Genoa Sullaway" w:date="2021-12-07T16:21:00Z">
        <w:r>
          <w:t xml:space="preserve"> and account for the spatial autocorrelation directly in the model</w:t>
        </w:r>
      </w:ins>
      <w:ins w:id="210" w:author="Genoa Sullaway" w:date="2021-12-07T16:17:00Z">
        <w:r w:rsidR="004C7FE2">
          <w:t xml:space="preserve">. </w:t>
        </w:r>
      </w:ins>
      <w:ins w:id="211" w:author="Genoa Sullaway" w:date="2021-12-07T16:14:00Z">
        <w:r w:rsidR="004C7FE2">
          <w:t xml:space="preserve"> </w:t>
        </w:r>
      </w:ins>
    </w:p>
    <w:p w14:paraId="0FE1C008" w14:textId="77777777" w:rsidR="004C7FE2" w:rsidRDefault="004C7FE2" w:rsidP="00784784"/>
    <w:p w14:paraId="75E4653F" w14:textId="77777777" w:rsidR="00D16FA7" w:rsidRDefault="00D16FA7" w:rsidP="00784784"/>
    <w:p w14:paraId="560D1546" w14:textId="77777777" w:rsidR="00D16FA7" w:rsidRPr="00164F33" w:rsidRDefault="00D16FA7" w:rsidP="00D16FA7">
      <w:pPr>
        <w:rPr>
          <w:color w:val="0000FF"/>
        </w:rPr>
      </w:pPr>
      <w:r w:rsidRPr="00164F33">
        <w:rPr>
          <w:color w:val="0000FF"/>
        </w:rPr>
        <w:lastRenderedPageBreak/>
        <w:t xml:space="preserve">   </w:t>
      </w:r>
    </w:p>
    <w:p w14:paraId="4EF61424" w14:textId="77777777" w:rsidR="00D16FA7" w:rsidRDefault="00D16FA7" w:rsidP="00784784"/>
    <w:p w14:paraId="516F90A1" w14:textId="77777777" w:rsidR="00180547" w:rsidRDefault="00637746" w:rsidP="00784784">
      <w:r>
        <w:t>(</w:t>
      </w:r>
      <w:r w:rsidR="00180547">
        <w:t>l) (</w:t>
      </w:r>
      <w:r w:rsidR="00180547" w:rsidRPr="00180547">
        <w:rPr>
          <w:color w:val="FF0000"/>
        </w:rPr>
        <w:t>5 pts</w:t>
      </w:r>
      <w:r w:rsidR="00180547">
        <w:t xml:space="preserve">) As an alternative to adjusting for spatial autocorrelation, we can try to </w:t>
      </w:r>
      <w:r w:rsidR="00342F63">
        <w:t xml:space="preserve">account for autocorrelation by </w:t>
      </w:r>
      <w:r w:rsidR="00180547">
        <w:t>fi</w:t>
      </w:r>
      <w:r w:rsidR="00342F63">
        <w:t>t</w:t>
      </w:r>
      <w:r w:rsidR="00180547">
        <w:t>t</w:t>
      </w:r>
      <w:r w:rsidR="00342F63">
        <w:t>ing</w:t>
      </w:r>
      <w:r w:rsidR="00180547">
        <w:t xml:space="preserve"> a spatial smoother to the data for each year</w:t>
      </w:r>
      <w:r w:rsidR="00342F63">
        <w:t xml:space="preserve">, using a model that includes an additional smooth term: </w:t>
      </w:r>
    </w:p>
    <w:p w14:paraId="400C4B60" w14:textId="77777777" w:rsidR="00271596" w:rsidRDefault="00271596" w:rsidP="0056262E">
      <w:pPr>
        <w:rPr>
          <w:sz w:val="32"/>
        </w:rPr>
      </w:pPr>
    </w:p>
    <w:p w14:paraId="32B48861" w14:textId="77777777" w:rsidR="00342F63" w:rsidRPr="002D361E" w:rsidRDefault="00342F63" w:rsidP="0056262E">
      <w:r w:rsidRPr="00342F63">
        <w:rPr>
          <w:noProof/>
        </w:rPr>
        <w:drawing>
          <wp:inline distT="0" distB="0" distL="0" distR="0" wp14:anchorId="63EBC25F" wp14:editId="668C9F09">
            <wp:extent cx="5199529" cy="290195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948" cy="291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361E" w:rsidRPr="002D361E">
        <w:t xml:space="preserve"> </w:t>
      </w:r>
      <w:r w:rsidR="002D361E" w:rsidRPr="002D361E">
        <w:rPr>
          <w:b/>
        </w:rPr>
        <w:t>(Model 2)</w:t>
      </w:r>
    </w:p>
    <w:p w14:paraId="52E0B74C" w14:textId="77777777" w:rsidR="00342F63" w:rsidRDefault="00342F63" w:rsidP="00342F63"/>
    <w:p w14:paraId="11E4B215" w14:textId="77777777" w:rsidR="00342F63" w:rsidRDefault="00342F63" w:rsidP="00342F63">
      <w:r>
        <w:t xml:space="preserve">The only difference between this model and the one we fit above is the addition of the (year-specific) smooth term </w:t>
      </w:r>
      <w:proofErr w:type="spellStart"/>
      <w:r w:rsidRPr="00342F63">
        <w:rPr>
          <w:i/>
        </w:rPr>
        <w:t>s</w:t>
      </w:r>
      <w:r w:rsidRPr="00342F63">
        <w:rPr>
          <w:i/>
          <w:vertAlign w:val="subscript"/>
        </w:rPr>
        <w:t>t</w:t>
      </w:r>
      <w:proofErr w:type="spellEnd"/>
      <w:r>
        <w:t xml:space="preserve"> (</w:t>
      </w:r>
      <w:r w:rsidRPr="00342F63">
        <w:rPr>
          <w:i/>
        </w:rPr>
        <w:sym w:font="Symbol" w:char="F066"/>
      </w:r>
      <w:r w:rsidRPr="00342F63">
        <w:rPr>
          <w:i/>
        </w:rPr>
        <w:softHyphen/>
      </w:r>
      <w:r w:rsidRPr="00342F63">
        <w:rPr>
          <w:i/>
          <w:vertAlign w:val="subscript"/>
        </w:rPr>
        <w:t>1</w:t>
      </w:r>
      <w:r>
        <w:t>,</w:t>
      </w:r>
      <w:r w:rsidRPr="00342F63">
        <w:rPr>
          <w:i/>
        </w:rPr>
        <w:t xml:space="preserve"> </w:t>
      </w:r>
      <w:r w:rsidRPr="00342F63">
        <w:rPr>
          <w:i/>
        </w:rPr>
        <w:sym w:font="Symbol" w:char="F066"/>
      </w:r>
      <w:r w:rsidRPr="00342F63">
        <w:rPr>
          <w:i/>
        </w:rPr>
        <w:softHyphen/>
      </w:r>
      <w:r>
        <w:rPr>
          <w:i/>
          <w:vertAlign w:val="subscript"/>
        </w:rPr>
        <w:t>2</w:t>
      </w:r>
      <w:r>
        <w:t xml:space="preserve">), where </w:t>
      </w:r>
      <w:proofErr w:type="spellStart"/>
      <w:r w:rsidRPr="00342F63">
        <w:rPr>
          <w:i/>
        </w:rPr>
        <w:t>s</w:t>
      </w:r>
      <w:r w:rsidRPr="00342F63">
        <w:rPr>
          <w:i/>
        </w:rPr>
        <w:softHyphen/>
      </w:r>
      <w:r w:rsidRPr="00342F63">
        <w:rPr>
          <w:i/>
          <w:vertAlign w:val="subscript"/>
        </w:rPr>
        <w:t>t</w:t>
      </w:r>
      <w:proofErr w:type="spellEnd"/>
      <w:r>
        <w:t xml:space="preserve"> is a smooth function for year </w:t>
      </w:r>
      <w:r w:rsidRPr="00342F63">
        <w:rPr>
          <w:i/>
        </w:rPr>
        <w:t>t</w:t>
      </w:r>
      <w:r>
        <w:t xml:space="preserve">, </w:t>
      </w:r>
      <w:r w:rsidRPr="00342F63">
        <w:rPr>
          <w:i/>
        </w:rPr>
        <w:sym w:font="Symbol" w:char="F066"/>
      </w:r>
      <w:r w:rsidRPr="00342F63">
        <w:softHyphen/>
      </w:r>
      <w:r w:rsidRPr="00342F63">
        <w:rPr>
          <w:i/>
          <w:vertAlign w:val="subscript"/>
        </w:rPr>
        <w:t>1</w:t>
      </w:r>
      <w:r>
        <w:t xml:space="preserve"> </w:t>
      </w:r>
      <w:r w:rsidRPr="00342F63">
        <w:t>denotes</w:t>
      </w:r>
      <w:r>
        <w:t xml:space="preserve"> longitude and </w:t>
      </w:r>
      <w:r w:rsidRPr="00342F63">
        <w:rPr>
          <w:i/>
        </w:rPr>
        <w:sym w:font="Symbol" w:char="F066"/>
      </w:r>
      <w:r w:rsidRPr="00342F63">
        <w:rPr>
          <w:i/>
        </w:rPr>
        <w:softHyphen/>
      </w:r>
      <w:r>
        <w:rPr>
          <w:i/>
          <w:vertAlign w:val="subscript"/>
        </w:rPr>
        <w:t>2</w:t>
      </w:r>
      <w:r>
        <w:t xml:space="preserve"> denotes latitude (or some distance measure in the east-west and north-south direction, respectively). </w:t>
      </w:r>
      <w:r w:rsidR="00631EA2">
        <w:t xml:space="preserve">The maps below </w:t>
      </w:r>
      <w:r w:rsidR="0042000D">
        <w:t xml:space="preserve">(Figure 5) </w:t>
      </w:r>
      <w:r w:rsidR="00631EA2">
        <w:t>show the estimated smooth surfaces of log(W) anomalies for four selected years:</w:t>
      </w:r>
    </w:p>
    <w:p w14:paraId="0D909072" w14:textId="77777777" w:rsidR="00631EA2" w:rsidRDefault="00631EA2" w:rsidP="00342F63"/>
    <w:p w14:paraId="7E021D75" w14:textId="7E670178" w:rsidR="00631EA2" w:rsidRDefault="00511148" w:rsidP="00342F63">
      <w:r w:rsidRPr="00511148">
        <w:rPr>
          <w:noProof/>
        </w:rPr>
        <w:drawing>
          <wp:inline distT="0" distB="0" distL="0" distR="0" wp14:anchorId="0ECDD43B" wp14:editId="78DAD695">
            <wp:extent cx="5937250" cy="434975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10C9D" w14:textId="77777777" w:rsidR="0042000D" w:rsidRDefault="0042000D" w:rsidP="00342F63">
      <w:pPr>
        <w:rPr>
          <w:i/>
        </w:rPr>
      </w:pPr>
      <w:r w:rsidRPr="0042000D">
        <w:rPr>
          <w:i/>
        </w:rPr>
        <w:t xml:space="preserve">Figure 5: Spatial anomalies in log(W) at length 250 mm on Julian day 180 and at the mean temperature </w:t>
      </w:r>
      <w:proofErr w:type="gramStart"/>
      <w:r w:rsidRPr="0042000D">
        <w:rPr>
          <w:i/>
        </w:rPr>
        <w:t>in a given year</w:t>
      </w:r>
      <w:proofErr w:type="gramEnd"/>
      <w:r w:rsidRPr="0042000D">
        <w:rPr>
          <w:i/>
        </w:rPr>
        <w:t xml:space="preserve"> for four selected years. Blue denotes areas with negative anomalies, </w:t>
      </w:r>
      <w:proofErr w:type="spellStart"/>
      <w:r w:rsidRPr="0042000D">
        <w:rPr>
          <w:i/>
        </w:rPr>
        <w:t>yeallow</w:t>
      </w:r>
      <w:proofErr w:type="spellEnd"/>
      <w:r w:rsidRPr="0042000D">
        <w:rPr>
          <w:i/>
        </w:rPr>
        <w:t xml:space="preserve"> and tan denote positive anomalies. </w:t>
      </w:r>
    </w:p>
    <w:p w14:paraId="1EBDA74C" w14:textId="77777777" w:rsidR="00DE0E77" w:rsidRDefault="00DE0E77" w:rsidP="00342F63"/>
    <w:p w14:paraId="6CC7D44A" w14:textId="77777777" w:rsidR="0042000D" w:rsidRDefault="0042000D" w:rsidP="00342F63">
      <w:r>
        <w:lastRenderedPageBreak/>
        <w:t>Estimating the spatial anomalies by year changes the estimated seasonal trend and the temperature relationship substantially (Figure 6) from our initial model that did not include spatial anomalies:</w:t>
      </w:r>
    </w:p>
    <w:p w14:paraId="4928183D" w14:textId="77777777" w:rsidR="002D361E" w:rsidRDefault="002D361E" w:rsidP="00342F63"/>
    <w:p w14:paraId="2236B1A8" w14:textId="697C29F3" w:rsidR="0042000D" w:rsidRDefault="00511148" w:rsidP="0042000D">
      <w:pPr>
        <w:jc w:val="center"/>
      </w:pPr>
      <w:r w:rsidRPr="00511148">
        <w:rPr>
          <w:noProof/>
        </w:rPr>
        <w:drawing>
          <wp:inline distT="0" distB="0" distL="0" distR="0" wp14:anchorId="6382EA3E" wp14:editId="5B871D4E">
            <wp:extent cx="5086350" cy="28321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A372D" w14:textId="77777777" w:rsidR="0042000D" w:rsidRDefault="0042000D" w:rsidP="0042000D">
      <w:pPr>
        <w:rPr>
          <w:i/>
        </w:rPr>
      </w:pPr>
    </w:p>
    <w:p w14:paraId="65337537" w14:textId="77777777" w:rsidR="0042000D" w:rsidRPr="0042000D" w:rsidRDefault="0042000D" w:rsidP="0042000D">
      <w:r w:rsidRPr="0042000D">
        <w:rPr>
          <w:i/>
        </w:rPr>
        <w:t xml:space="preserve">Figure 6: </w:t>
      </w:r>
      <w:r w:rsidRPr="00F23DA1">
        <w:rPr>
          <w:i/>
        </w:rPr>
        <w:t xml:space="preserve">Estimated effects of temperature and Julian Day on </w:t>
      </w:r>
      <w:proofErr w:type="gramStart"/>
      <w:r w:rsidRPr="00F23DA1">
        <w:rPr>
          <w:i/>
        </w:rPr>
        <w:t>log(</w:t>
      </w:r>
      <w:proofErr w:type="gramEnd"/>
      <w:r w:rsidRPr="00F23DA1">
        <w:rPr>
          <w:i/>
        </w:rPr>
        <w:t>Weight) of walleye pollock</w:t>
      </w:r>
      <w:r w:rsidRPr="00A23D62">
        <w:rPr>
          <w:i/>
        </w:rPr>
        <w:t xml:space="preserve"> after accounting for effects of log(Length)</w:t>
      </w:r>
      <w:r>
        <w:rPr>
          <w:i/>
        </w:rPr>
        <w:t xml:space="preserve"> and adjusting for spatial anomalies with approximate 95% confidence intervals</w:t>
      </w:r>
      <w:r w:rsidRPr="00A23D62">
        <w:rPr>
          <w:i/>
        </w:rPr>
        <w:t>.</w:t>
      </w:r>
    </w:p>
    <w:p w14:paraId="02249DD8" w14:textId="77777777" w:rsidR="00342F63" w:rsidRDefault="00342F63" w:rsidP="0056262E">
      <w:pPr>
        <w:rPr>
          <w:sz w:val="32"/>
        </w:rPr>
      </w:pPr>
    </w:p>
    <w:p w14:paraId="51C8194C" w14:textId="77777777" w:rsidR="0042000D" w:rsidRDefault="0042000D" w:rsidP="00597DD9">
      <w:r>
        <w:t>We can compare the two models using an analysis of deviance that compares the l</w:t>
      </w:r>
      <w:r w:rsidR="002D361E">
        <w:t xml:space="preserve">ikelihood of the two models based on the AIC and a likelihood ratio test (output simplified). </w:t>
      </w:r>
      <w:r w:rsidR="00597DD9">
        <w:t>Note that the model df listed here in this case does not correspond to the total estimated number of parameters from the GAM smooths for reasons that I did not get into, but they are the appropriate number of parameters for model comparisons.</w:t>
      </w:r>
    </w:p>
    <w:p w14:paraId="047F4A70" w14:textId="77777777" w:rsidR="002D361E" w:rsidRDefault="002D361E" w:rsidP="0042000D"/>
    <w:p w14:paraId="22575C4B" w14:textId="77777777" w:rsidR="002D361E" w:rsidRDefault="002D361E" w:rsidP="002D36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25" w:lineRule="atLeast"/>
        <w:rPr>
          <w:rFonts w:ascii="Lucida Console" w:hAnsi="Lucida Console" w:cs="Courier New"/>
          <w:color w:val="000000"/>
          <w:sz w:val="20"/>
          <w:szCs w:val="20"/>
        </w:rPr>
      </w:pPr>
      <w:r>
        <w:rPr>
          <w:rFonts w:ascii="Lucida Console" w:hAnsi="Lucida Console" w:cs="Courier New"/>
          <w:color w:val="000000"/>
          <w:sz w:val="20"/>
          <w:szCs w:val="20"/>
        </w:rPr>
        <w:t xml:space="preserve">&gt; </w:t>
      </w:r>
      <w:proofErr w:type="spellStart"/>
      <w:proofErr w:type="gramStart"/>
      <w:r>
        <w:rPr>
          <w:rFonts w:ascii="Lucida Console" w:hAnsi="Lucida Console" w:cs="Courier New"/>
          <w:color w:val="000000"/>
          <w:sz w:val="20"/>
          <w:szCs w:val="20"/>
        </w:rPr>
        <w:t>anova</w:t>
      </w:r>
      <w:proofErr w:type="spellEnd"/>
      <w:r>
        <w:rPr>
          <w:rFonts w:ascii="Lucida Console" w:hAnsi="Lucida Console" w:cs="Courier New"/>
          <w:color w:val="000000"/>
          <w:sz w:val="20"/>
          <w:szCs w:val="20"/>
        </w:rPr>
        <w:t>(</w:t>
      </w:r>
      <w:proofErr w:type="gramEnd"/>
      <w:r>
        <w:rPr>
          <w:rFonts w:ascii="Lucida Console" w:hAnsi="Lucida Console" w:cs="Courier New"/>
          <w:color w:val="000000"/>
          <w:sz w:val="20"/>
          <w:szCs w:val="20"/>
        </w:rPr>
        <w:t>Model1, Model2)</w:t>
      </w:r>
    </w:p>
    <w:p w14:paraId="0C7C662B" w14:textId="77777777" w:rsidR="002D361E" w:rsidRPr="002D361E" w:rsidRDefault="002D361E" w:rsidP="002D36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25" w:lineRule="atLeast"/>
        <w:rPr>
          <w:rFonts w:ascii="Lucida Console" w:hAnsi="Lucida Console" w:cs="Courier New"/>
          <w:color w:val="000000"/>
          <w:sz w:val="20"/>
          <w:szCs w:val="20"/>
        </w:rPr>
      </w:pPr>
      <w:r>
        <w:rPr>
          <w:rFonts w:ascii="Lucida Console" w:hAnsi="Lucida Console" w:cs="Courier New"/>
          <w:color w:val="000000"/>
          <w:sz w:val="20"/>
          <w:szCs w:val="20"/>
        </w:rPr>
        <w:t xml:space="preserve">        </w:t>
      </w:r>
      <w:r w:rsidRPr="002D361E">
        <w:rPr>
          <w:rFonts w:ascii="Lucida Console" w:hAnsi="Lucida Console" w:cs="Courier New"/>
          <w:color w:val="000000"/>
          <w:sz w:val="20"/>
          <w:szCs w:val="20"/>
        </w:rPr>
        <w:t xml:space="preserve"> df       AIC</w:t>
      </w:r>
      <w:r>
        <w:rPr>
          <w:rFonts w:ascii="Lucida Console" w:hAnsi="Lucida Console" w:cs="Courier New"/>
          <w:color w:val="000000"/>
          <w:sz w:val="20"/>
          <w:szCs w:val="20"/>
        </w:rPr>
        <w:t xml:space="preserve"> </w:t>
      </w:r>
      <w:r w:rsidRPr="002D361E">
        <w:rPr>
          <w:rFonts w:ascii="Lucida Console" w:hAnsi="Lucida Console" w:cs="Courier New"/>
          <w:color w:val="000000"/>
          <w:sz w:val="20"/>
          <w:szCs w:val="20"/>
        </w:rPr>
        <w:t xml:space="preserve">   </w:t>
      </w:r>
      <w:proofErr w:type="spellStart"/>
      <w:r w:rsidRPr="002D361E">
        <w:rPr>
          <w:rFonts w:ascii="Lucida Console" w:hAnsi="Lucida Console" w:cs="Courier New"/>
          <w:color w:val="000000"/>
          <w:sz w:val="20"/>
          <w:szCs w:val="20"/>
        </w:rPr>
        <w:t>logLik</w:t>
      </w:r>
      <w:proofErr w:type="spellEnd"/>
      <w:r w:rsidRPr="002D361E">
        <w:rPr>
          <w:rFonts w:ascii="Lucida Console" w:hAnsi="Lucida Console" w:cs="Courier New"/>
          <w:color w:val="000000"/>
          <w:sz w:val="20"/>
          <w:szCs w:val="20"/>
        </w:rPr>
        <w:t xml:space="preserve"> </w:t>
      </w:r>
      <w:r w:rsidR="00521E0F">
        <w:rPr>
          <w:rFonts w:ascii="Lucida Console" w:hAnsi="Lucida Console" w:cs="Courier New"/>
          <w:color w:val="000000"/>
          <w:sz w:val="20"/>
          <w:szCs w:val="20"/>
        </w:rPr>
        <w:t xml:space="preserve"> </w:t>
      </w:r>
      <w:r w:rsidRPr="002D361E">
        <w:rPr>
          <w:rFonts w:ascii="Lucida Console" w:hAnsi="Lucida Console" w:cs="Courier New"/>
          <w:color w:val="000000"/>
          <w:sz w:val="20"/>
          <w:szCs w:val="20"/>
        </w:rPr>
        <w:t xml:space="preserve"> </w:t>
      </w:r>
      <w:r>
        <w:rPr>
          <w:rFonts w:ascii="Lucida Console" w:hAnsi="Lucida Console" w:cs="Courier New"/>
          <w:color w:val="000000"/>
          <w:sz w:val="20"/>
          <w:szCs w:val="20"/>
        </w:rPr>
        <w:t xml:space="preserve"> </w:t>
      </w:r>
      <w:r w:rsidRPr="002D361E">
        <w:rPr>
          <w:rFonts w:ascii="Lucida Console" w:hAnsi="Lucida Console" w:cs="Courier New"/>
          <w:color w:val="000000"/>
          <w:sz w:val="20"/>
          <w:szCs w:val="20"/>
        </w:rPr>
        <w:t xml:space="preserve"> </w:t>
      </w:r>
      <w:proofErr w:type="gramStart"/>
      <w:r w:rsidRPr="002D361E">
        <w:rPr>
          <w:rFonts w:ascii="Lucida Console" w:hAnsi="Lucida Console" w:cs="Courier New"/>
          <w:color w:val="000000"/>
          <w:sz w:val="20"/>
          <w:szCs w:val="20"/>
        </w:rPr>
        <w:t xml:space="preserve">Test </w:t>
      </w:r>
      <w:r>
        <w:rPr>
          <w:rFonts w:ascii="Lucida Console" w:hAnsi="Lucida Console" w:cs="Courier New"/>
          <w:color w:val="000000"/>
          <w:sz w:val="20"/>
          <w:szCs w:val="20"/>
        </w:rPr>
        <w:t xml:space="preserve"> </w:t>
      </w:r>
      <w:proofErr w:type="spellStart"/>
      <w:r w:rsidRPr="002D361E">
        <w:rPr>
          <w:rFonts w:ascii="Lucida Console" w:hAnsi="Lucida Console" w:cs="Courier New"/>
          <w:color w:val="000000"/>
          <w:sz w:val="20"/>
          <w:szCs w:val="20"/>
        </w:rPr>
        <w:t>L</w:t>
      </w:r>
      <w:proofErr w:type="gramEnd"/>
      <w:r w:rsidRPr="002D361E">
        <w:rPr>
          <w:rFonts w:ascii="Lucida Console" w:hAnsi="Lucida Console" w:cs="Courier New"/>
          <w:color w:val="000000"/>
          <w:sz w:val="20"/>
          <w:szCs w:val="20"/>
        </w:rPr>
        <w:t>.Ratio</w:t>
      </w:r>
      <w:proofErr w:type="spellEnd"/>
      <w:r w:rsidRPr="002D361E">
        <w:rPr>
          <w:rFonts w:ascii="Lucida Console" w:hAnsi="Lucida Console" w:cs="Courier New"/>
          <w:color w:val="000000"/>
          <w:sz w:val="20"/>
          <w:szCs w:val="20"/>
        </w:rPr>
        <w:t xml:space="preserve"> p-value</w:t>
      </w:r>
    </w:p>
    <w:p w14:paraId="1B682696" w14:textId="77777777" w:rsidR="002D361E" w:rsidRPr="002D361E" w:rsidRDefault="002D361E" w:rsidP="002D36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25" w:lineRule="atLeast"/>
        <w:rPr>
          <w:rFonts w:ascii="Lucida Console" w:hAnsi="Lucida Console" w:cs="Courier New"/>
          <w:color w:val="000000"/>
          <w:sz w:val="20"/>
          <w:szCs w:val="20"/>
        </w:rPr>
      </w:pPr>
      <w:r>
        <w:rPr>
          <w:rFonts w:ascii="Lucida Console" w:hAnsi="Lucida Console" w:cs="Courier New"/>
          <w:color w:val="000000"/>
          <w:sz w:val="20"/>
          <w:szCs w:val="20"/>
        </w:rPr>
        <w:t>Model1</w:t>
      </w:r>
      <w:r w:rsidRPr="002D361E">
        <w:rPr>
          <w:rFonts w:ascii="Lucida Console" w:hAnsi="Lucida Console" w:cs="Courier New"/>
          <w:color w:val="000000"/>
          <w:sz w:val="20"/>
          <w:szCs w:val="20"/>
        </w:rPr>
        <w:t xml:space="preserve">  </w:t>
      </w:r>
      <w:r>
        <w:rPr>
          <w:rFonts w:ascii="Lucida Console" w:hAnsi="Lucida Console" w:cs="Courier New"/>
          <w:color w:val="000000"/>
          <w:sz w:val="20"/>
          <w:szCs w:val="20"/>
        </w:rPr>
        <w:t xml:space="preserve"> 10    -25168</w:t>
      </w:r>
      <w:r w:rsidRPr="002D361E">
        <w:rPr>
          <w:rFonts w:ascii="Lucida Console" w:hAnsi="Lucida Console" w:cs="Courier New"/>
          <w:color w:val="000000"/>
          <w:sz w:val="20"/>
          <w:szCs w:val="20"/>
        </w:rPr>
        <w:t xml:space="preserve"> </w:t>
      </w:r>
      <w:r>
        <w:rPr>
          <w:rFonts w:ascii="Lucida Console" w:hAnsi="Lucida Console" w:cs="Courier New"/>
          <w:color w:val="000000"/>
          <w:sz w:val="20"/>
          <w:szCs w:val="20"/>
        </w:rPr>
        <w:t xml:space="preserve">    12594</w:t>
      </w:r>
      <w:r w:rsidRPr="002D361E">
        <w:rPr>
          <w:rFonts w:ascii="Lucida Console" w:hAnsi="Lucida Console" w:cs="Courier New"/>
          <w:color w:val="000000"/>
          <w:sz w:val="20"/>
          <w:szCs w:val="20"/>
        </w:rPr>
        <w:t xml:space="preserve">                       </w:t>
      </w:r>
    </w:p>
    <w:p w14:paraId="059D0D5B" w14:textId="77777777" w:rsidR="002D361E" w:rsidRPr="002D361E" w:rsidRDefault="002D361E" w:rsidP="002D36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25" w:lineRule="atLeast"/>
        <w:rPr>
          <w:rFonts w:ascii="Lucida Console" w:hAnsi="Lucida Console" w:cs="Courier New"/>
          <w:color w:val="000000"/>
          <w:sz w:val="20"/>
          <w:szCs w:val="20"/>
        </w:rPr>
      </w:pPr>
      <w:r>
        <w:rPr>
          <w:rFonts w:ascii="Lucida Console" w:hAnsi="Lucida Console" w:cs="Courier New"/>
          <w:color w:val="000000"/>
          <w:sz w:val="20"/>
          <w:szCs w:val="20"/>
        </w:rPr>
        <w:t xml:space="preserve">Model2 </w:t>
      </w:r>
      <w:r w:rsidRPr="002D361E">
        <w:rPr>
          <w:rFonts w:ascii="Lucida Console" w:hAnsi="Lucida Console" w:cs="Courier New"/>
          <w:color w:val="000000"/>
          <w:sz w:val="20"/>
          <w:szCs w:val="20"/>
        </w:rPr>
        <w:t xml:space="preserve">  49 </w:t>
      </w:r>
      <w:r>
        <w:rPr>
          <w:rFonts w:ascii="Lucida Console" w:hAnsi="Lucida Console" w:cs="Courier New"/>
          <w:color w:val="000000"/>
          <w:sz w:val="20"/>
          <w:szCs w:val="20"/>
        </w:rPr>
        <w:t xml:space="preserve">   </w:t>
      </w:r>
      <w:r w:rsidRPr="002D361E">
        <w:rPr>
          <w:rFonts w:ascii="Lucida Console" w:hAnsi="Lucida Console" w:cs="Courier New"/>
          <w:color w:val="000000"/>
          <w:sz w:val="20"/>
          <w:szCs w:val="20"/>
        </w:rPr>
        <w:t xml:space="preserve">-26645 </w:t>
      </w:r>
      <w:r>
        <w:rPr>
          <w:rFonts w:ascii="Lucida Console" w:hAnsi="Lucida Console" w:cs="Courier New"/>
          <w:color w:val="000000"/>
          <w:sz w:val="20"/>
          <w:szCs w:val="20"/>
        </w:rPr>
        <w:t xml:space="preserve">    13372</w:t>
      </w:r>
      <w:r w:rsidR="00521E0F">
        <w:rPr>
          <w:rFonts w:ascii="Lucida Console" w:hAnsi="Lucida Console" w:cs="Courier New"/>
          <w:color w:val="000000"/>
          <w:sz w:val="20"/>
          <w:szCs w:val="20"/>
        </w:rPr>
        <w:t xml:space="preserve"> </w:t>
      </w:r>
      <w:r w:rsidRPr="002D361E">
        <w:rPr>
          <w:rFonts w:ascii="Lucida Console" w:hAnsi="Lucida Console" w:cs="Courier New"/>
          <w:color w:val="000000"/>
          <w:sz w:val="20"/>
          <w:szCs w:val="20"/>
        </w:rPr>
        <w:t xml:space="preserve"> </w:t>
      </w:r>
      <w:r>
        <w:rPr>
          <w:rFonts w:ascii="Lucida Console" w:hAnsi="Lucida Console" w:cs="Courier New"/>
          <w:color w:val="000000"/>
          <w:sz w:val="20"/>
          <w:szCs w:val="20"/>
        </w:rPr>
        <w:t xml:space="preserve"> </w:t>
      </w:r>
      <w:r w:rsidRPr="002D361E">
        <w:rPr>
          <w:rFonts w:ascii="Lucida Console" w:hAnsi="Lucida Console" w:cs="Courier New"/>
          <w:color w:val="000000"/>
          <w:sz w:val="20"/>
          <w:szCs w:val="20"/>
        </w:rPr>
        <w:t xml:space="preserve">1 vs </w:t>
      </w:r>
      <w:proofErr w:type="gramStart"/>
      <w:r w:rsidRPr="002D361E">
        <w:rPr>
          <w:rFonts w:ascii="Lucida Console" w:hAnsi="Lucida Console" w:cs="Courier New"/>
          <w:color w:val="000000"/>
          <w:sz w:val="20"/>
          <w:szCs w:val="20"/>
        </w:rPr>
        <w:t xml:space="preserve">2 </w:t>
      </w:r>
      <w:r>
        <w:rPr>
          <w:rFonts w:ascii="Lucida Console" w:hAnsi="Lucida Console" w:cs="Courier New"/>
          <w:color w:val="000000"/>
          <w:sz w:val="20"/>
          <w:szCs w:val="20"/>
        </w:rPr>
        <w:t xml:space="preserve"> </w:t>
      </w:r>
      <w:r w:rsidRPr="002D361E">
        <w:rPr>
          <w:rFonts w:ascii="Lucida Console" w:hAnsi="Lucida Console" w:cs="Courier New"/>
          <w:color w:val="000000"/>
          <w:sz w:val="20"/>
          <w:szCs w:val="20"/>
        </w:rPr>
        <w:t>1555.23</w:t>
      </w:r>
      <w:proofErr w:type="gramEnd"/>
      <w:r w:rsidRPr="002D361E">
        <w:rPr>
          <w:rFonts w:ascii="Lucida Console" w:hAnsi="Lucida Console" w:cs="Courier New"/>
          <w:color w:val="000000"/>
          <w:sz w:val="20"/>
          <w:szCs w:val="20"/>
        </w:rPr>
        <w:t xml:space="preserve">  &lt;.0001</w:t>
      </w:r>
    </w:p>
    <w:p w14:paraId="75160CC2" w14:textId="77777777" w:rsidR="002D361E" w:rsidRDefault="002D361E" w:rsidP="0042000D"/>
    <w:p w14:paraId="69F47139" w14:textId="7A8B6215" w:rsidR="002D361E" w:rsidRDefault="002D361E" w:rsidP="0042000D">
      <w:pPr>
        <w:rPr>
          <w:ins w:id="212" w:author="Genoa Sullaway" w:date="2021-12-07T16:39:00Z"/>
        </w:rPr>
      </w:pPr>
      <w:r>
        <w:t xml:space="preserve">Explain conceptually the principle behind the likelihood ratio test and the AIC for comparing the two models. What is your conclusion from these comparisons? </w:t>
      </w:r>
    </w:p>
    <w:p w14:paraId="503EC90C" w14:textId="77777777" w:rsidR="00902A17" w:rsidRDefault="00902A17" w:rsidP="0042000D">
      <w:pPr>
        <w:rPr>
          <w:ins w:id="213" w:author="Genoa Sullaway" w:date="2021-12-07T16:39:00Z"/>
        </w:rPr>
      </w:pPr>
    </w:p>
    <w:p w14:paraId="5496F8CF" w14:textId="27546908" w:rsidR="00761DE6" w:rsidRDefault="00761DE6" w:rsidP="0042000D">
      <w:ins w:id="214" w:author="Genoa Sullaway" w:date="2021-12-07T16:39:00Z">
        <w:r>
          <w:t>AIC weighs the difference between model complexity</w:t>
        </w:r>
      </w:ins>
      <w:ins w:id="215" w:author="Genoa Sullaway" w:date="2021-12-07T16:41:00Z">
        <w:r w:rsidR="00902A17">
          <w:t xml:space="preserve"> (informed by q)</w:t>
        </w:r>
      </w:ins>
      <w:ins w:id="216" w:author="Genoa Sullaway" w:date="2021-12-07T16:39:00Z">
        <w:r>
          <w:t xml:space="preserve"> and </w:t>
        </w:r>
        <w:r w:rsidR="00902A17">
          <w:t xml:space="preserve">model fit, using </w:t>
        </w:r>
      </w:ins>
      <w:ins w:id="217" w:author="Genoa Sullaway" w:date="2021-12-07T16:41:00Z">
        <w:r w:rsidR="00902A17">
          <w:t>loglikelihood</w:t>
        </w:r>
      </w:ins>
      <w:ins w:id="218" w:author="Genoa Sullaway" w:date="2021-12-07T16:39:00Z">
        <w:r w:rsidR="00902A17">
          <w:t xml:space="preserve">, and compares relative differences across models. </w:t>
        </w:r>
      </w:ins>
      <w:ins w:id="219" w:author="Genoa Sullaway" w:date="2021-12-07T16:40:00Z">
        <w:r w:rsidR="00902A17">
          <w:t xml:space="preserve">The likelihood ratio test looks to see if the ratio between the </w:t>
        </w:r>
      </w:ins>
      <w:ins w:id="220" w:author="Genoa Sullaway" w:date="2021-12-07T16:41:00Z">
        <w:r w:rsidR="00902A17">
          <w:t>loglikelihoods</w:t>
        </w:r>
      </w:ins>
      <w:ins w:id="221" w:author="Genoa Sullaway" w:date="2021-12-07T16:40:00Z">
        <w:r w:rsidR="00902A17">
          <w:t xml:space="preserve"> in the two models is different than 1, the p-value indicates if the ratio is </w:t>
        </w:r>
      </w:ins>
      <w:ins w:id="222" w:author="Genoa Sullaway" w:date="2021-12-07T16:41:00Z">
        <w:r w:rsidR="00902A17">
          <w:t xml:space="preserve">or not </w:t>
        </w:r>
      </w:ins>
      <w:ins w:id="223" w:author="Genoa Sullaway" w:date="2021-12-07T16:40:00Z">
        <w:r w:rsidR="00902A17">
          <w:t xml:space="preserve">different than </w:t>
        </w:r>
      </w:ins>
      <w:ins w:id="224" w:author="Genoa Sullaway" w:date="2021-12-07T16:41:00Z">
        <w:r w:rsidR="00902A17">
          <w:t xml:space="preserve">1. </w:t>
        </w:r>
      </w:ins>
      <w:ins w:id="225" w:author="Genoa Sullaway" w:date="2021-12-07T16:33:00Z">
        <w:r>
          <w:t>My conclusion is that incorporating spatial autocorrelation</w:t>
        </w:r>
      </w:ins>
      <w:ins w:id="226" w:author="Genoa Sullaway" w:date="2021-12-07T16:34:00Z">
        <w:r>
          <w:t xml:space="preserve"> significantly improved model fit and</w:t>
        </w:r>
      </w:ins>
      <w:ins w:id="227" w:author="Genoa Sullaway" w:date="2021-12-07T16:33:00Z">
        <w:r>
          <w:t xml:space="preserve"> model2 is the better model.  </w:t>
        </w:r>
      </w:ins>
    </w:p>
    <w:p w14:paraId="61A8968F" w14:textId="77777777" w:rsidR="00597DD9" w:rsidRDefault="00597DD9" w:rsidP="0042000D"/>
    <w:p w14:paraId="1BA4D9A6" w14:textId="0F54BA34" w:rsidR="00637746" w:rsidRDefault="00637746" w:rsidP="0042000D">
      <w:pPr>
        <w:rPr>
          <w:ins w:id="228" w:author="Genoa Sullaway" w:date="2021-12-07T16:36:00Z"/>
        </w:rPr>
      </w:pPr>
      <w:r>
        <w:t xml:space="preserve">Why do you think the estimated relationships between </w:t>
      </w:r>
      <w:proofErr w:type="gramStart"/>
      <w:r>
        <w:t>log(</w:t>
      </w:r>
      <w:proofErr w:type="gramEnd"/>
      <w:r>
        <w:t>Weight) and temperature and between log(Weight) and Julian day may have changed in this model (compare Figures 2 and 6)?</w:t>
      </w:r>
    </w:p>
    <w:p w14:paraId="407810AB" w14:textId="77777777" w:rsidR="00761DE6" w:rsidRDefault="00761DE6" w:rsidP="0042000D">
      <w:pPr>
        <w:rPr>
          <w:ins w:id="229" w:author="Genoa Sullaway" w:date="2021-12-07T16:34:00Z"/>
        </w:rPr>
      </w:pPr>
    </w:p>
    <w:p w14:paraId="5C562BB3" w14:textId="54747F7C" w:rsidR="00761DE6" w:rsidRDefault="00761DE6" w:rsidP="0042000D">
      <w:ins w:id="230" w:author="Genoa Sullaway" w:date="2021-12-07T16:34:00Z">
        <w:r w:rsidRPr="0007120F">
          <w:rPr>
            <w:rPrChange w:id="231" w:author="Genoa Sullaway" w:date="2021-12-07T16:54:00Z">
              <w:rPr/>
            </w:rPrChange>
          </w:rPr>
          <w:t xml:space="preserve">Estimated relationships changed after incorporating spatial autocorrelation because </w:t>
        </w:r>
      </w:ins>
      <w:ins w:id="232" w:author="Genoa Sullaway" w:date="2021-12-07T16:54:00Z">
        <w:r w:rsidR="0007120F">
          <w:t>not accounting</w:t>
        </w:r>
      </w:ins>
      <w:ins w:id="233" w:author="Genoa Sullaway" w:date="2021-12-07T16:55:00Z">
        <w:r w:rsidR="0007120F">
          <w:t xml:space="preserve"> for</w:t>
        </w:r>
      </w:ins>
      <w:ins w:id="234" w:author="Genoa Sullaway" w:date="2021-12-07T16:35:00Z">
        <w:r w:rsidRPr="0007120F">
          <w:rPr>
            <w:rPrChange w:id="235" w:author="Genoa Sullaway" w:date="2021-12-07T16:54:00Z">
              <w:rPr/>
            </w:rPrChange>
          </w:rPr>
          <w:t xml:space="preserve"> autocorrelation </w:t>
        </w:r>
      </w:ins>
      <w:ins w:id="236" w:author="Genoa Sullaway" w:date="2021-12-07T16:55:00Z">
        <w:r w:rsidR="0007120F">
          <w:t xml:space="preserve">can results in </w:t>
        </w:r>
        <w:r w:rsidR="00252208">
          <w:t>biased estimates and biased trends</w:t>
        </w:r>
      </w:ins>
      <w:ins w:id="237" w:author="Genoa Sullaway" w:date="2021-12-07T16:35:00Z">
        <w:r w:rsidRPr="0007120F">
          <w:rPr>
            <w:rPrChange w:id="238" w:author="Genoa Sullaway" w:date="2021-12-07T16:54:00Z">
              <w:rPr/>
            </w:rPrChange>
          </w:rPr>
          <w:t xml:space="preserve">. </w:t>
        </w:r>
      </w:ins>
      <w:ins w:id="239" w:author="Genoa Sullaway" w:date="2021-12-07T16:56:00Z">
        <w:r w:rsidR="00252208">
          <w:t xml:space="preserve"> </w:t>
        </w:r>
      </w:ins>
      <w:ins w:id="240" w:author="Genoa Sullaway" w:date="2021-12-07T16:35:00Z">
        <w:r>
          <w:t xml:space="preserve"> </w:t>
        </w:r>
      </w:ins>
    </w:p>
    <w:p w14:paraId="1E3E65C9" w14:textId="77777777" w:rsidR="00521E0F" w:rsidRDefault="00521E0F" w:rsidP="0042000D"/>
    <w:p w14:paraId="0267EE48" w14:textId="77777777" w:rsidR="0076752C" w:rsidRDefault="00D62F6F" w:rsidP="0056262E">
      <w:r w:rsidRPr="0076752C">
        <w:rPr>
          <w:sz w:val="32"/>
        </w:rPr>
        <w:t xml:space="preserve">4. </w:t>
      </w:r>
      <w:r w:rsidR="0076752C" w:rsidRPr="0076752C">
        <w:t>(</w:t>
      </w:r>
      <w:r w:rsidR="00474D4A">
        <w:rPr>
          <w:color w:val="FF0000"/>
        </w:rPr>
        <w:t>9</w:t>
      </w:r>
      <w:r w:rsidR="0076752C" w:rsidRPr="0076752C">
        <w:rPr>
          <w:color w:val="FF0000"/>
        </w:rPr>
        <w:t xml:space="preserve"> points</w:t>
      </w:r>
      <w:r w:rsidR="0076752C">
        <w:t xml:space="preserve">) </w:t>
      </w:r>
      <w:r w:rsidR="0076752C" w:rsidRPr="0076752C">
        <w:rPr>
          <w:b/>
        </w:rPr>
        <w:t>Identify appropriate modeling approaches.</w:t>
      </w:r>
      <w:r w:rsidR="0076752C">
        <w:t xml:space="preserve"> </w:t>
      </w:r>
    </w:p>
    <w:p w14:paraId="682CFF65" w14:textId="77777777" w:rsidR="00D62F6F" w:rsidRDefault="0076752C" w:rsidP="0056262E">
      <w:r>
        <w:t>Given the information provided, which of the following models are most appropriate for addressing the problems in the three scenarios described in the table below?</w:t>
      </w:r>
      <w:r w:rsidR="00D235F0">
        <w:t xml:space="preserve"> For each, provide a brief rationale of your choice below the table.</w:t>
      </w:r>
    </w:p>
    <w:p w14:paraId="214EAB39" w14:textId="77777777" w:rsidR="0076752C" w:rsidRDefault="0076752C" w:rsidP="0056262E"/>
    <w:p w14:paraId="620B78E8" w14:textId="77777777" w:rsidR="0076752C" w:rsidRDefault="0076752C" w:rsidP="0056262E">
      <w:r>
        <w:t>Linear Model (LM)</w:t>
      </w:r>
    </w:p>
    <w:p w14:paraId="6D2A35E5" w14:textId="77777777" w:rsidR="0076752C" w:rsidRDefault="0076752C" w:rsidP="0056262E">
      <w:r>
        <w:t>Generalized Linear Model (GLM)</w:t>
      </w:r>
    </w:p>
    <w:p w14:paraId="07627553" w14:textId="77777777" w:rsidR="0076752C" w:rsidRDefault="0076752C" w:rsidP="0056262E">
      <w:r>
        <w:t>Generalized Additive Model (GAM)</w:t>
      </w:r>
    </w:p>
    <w:p w14:paraId="673BB09D" w14:textId="77777777" w:rsidR="0076752C" w:rsidRDefault="0076752C" w:rsidP="0056262E">
      <w:r>
        <w:t>Linear mixed-effects model (LME)</w:t>
      </w:r>
    </w:p>
    <w:p w14:paraId="77F37177" w14:textId="77777777" w:rsidR="0076752C" w:rsidRDefault="0076752C" w:rsidP="0076752C">
      <w:r>
        <w:t>Nonlinear mixed-effects model (NLME)</w:t>
      </w:r>
    </w:p>
    <w:p w14:paraId="5154DACA" w14:textId="77777777" w:rsidR="0076752C" w:rsidRDefault="0076752C" w:rsidP="007675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21"/>
        <w:gridCol w:w="1629"/>
      </w:tblGrid>
      <w:tr w:rsidR="0076752C" w14:paraId="3117D4FA" w14:textId="77777777" w:rsidTr="0076752C">
        <w:tc>
          <w:tcPr>
            <w:tcW w:w="7938" w:type="dxa"/>
          </w:tcPr>
          <w:p w14:paraId="3F5A5B43" w14:textId="77777777" w:rsidR="0076752C" w:rsidRPr="0076752C" w:rsidRDefault="0076752C" w:rsidP="0076752C">
            <w:pPr>
              <w:jc w:val="center"/>
              <w:rPr>
                <w:b/>
                <w:i/>
                <w:sz w:val="28"/>
              </w:rPr>
            </w:pPr>
            <w:r w:rsidRPr="0076752C">
              <w:rPr>
                <w:b/>
                <w:i/>
                <w:sz w:val="28"/>
              </w:rPr>
              <w:t>Scenario</w:t>
            </w:r>
          </w:p>
        </w:tc>
        <w:tc>
          <w:tcPr>
            <w:tcW w:w="1638" w:type="dxa"/>
          </w:tcPr>
          <w:p w14:paraId="086BF80E" w14:textId="77777777" w:rsidR="0076752C" w:rsidRPr="0076752C" w:rsidRDefault="0076752C" w:rsidP="0076752C">
            <w:pPr>
              <w:jc w:val="center"/>
              <w:rPr>
                <w:b/>
                <w:i/>
                <w:sz w:val="28"/>
              </w:rPr>
            </w:pPr>
            <w:r w:rsidRPr="0076752C">
              <w:rPr>
                <w:b/>
                <w:i/>
                <w:sz w:val="28"/>
              </w:rPr>
              <w:t>Model?</w:t>
            </w:r>
          </w:p>
        </w:tc>
      </w:tr>
      <w:tr w:rsidR="0076752C" w14:paraId="6AE4084F" w14:textId="77777777" w:rsidTr="00271596">
        <w:tc>
          <w:tcPr>
            <w:tcW w:w="7938" w:type="dxa"/>
          </w:tcPr>
          <w:p w14:paraId="7A5254E2" w14:textId="06B4658E" w:rsidR="0076752C" w:rsidRDefault="0076752C" w:rsidP="00B51517">
            <w:r>
              <w:t>1. An ocean scientist is interested in describing the average vertical profile of light absorption in the ocean and how much variability there is in the profile</w:t>
            </w:r>
            <w:r w:rsidR="00B51517">
              <w:t xml:space="preserve"> (</w:t>
            </w:r>
            <w:proofErr w:type="gramStart"/>
            <w:r w:rsidR="00B51517">
              <w:t>i.e.</w:t>
            </w:r>
            <w:proofErr w:type="gramEnd"/>
            <w:r w:rsidR="00B51517">
              <w:t xml:space="preserve"> in the parameter</w:t>
            </w:r>
            <w:r w:rsidR="00D94306">
              <w:t xml:space="preserve">s </w:t>
            </w:r>
            <w:r w:rsidR="00D94306" w:rsidRPr="00D94306">
              <w:rPr>
                <w:i/>
              </w:rPr>
              <w:t>I</w:t>
            </w:r>
            <w:r w:rsidR="00D94306" w:rsidRPr="00D94306">
              <w:rPr>
                <w:i/>
                <w:vertAlign w:val="subscript"/>
              </w:rPr>
              <w:t>0</w:t>
            </w:r>
            <w:r w:rsidR="00D94306">
              <w:t xml:space="preserve"> and</w:t>
            </w:r>
            <w:r w:rsidR="00B51517">
              <w:t xml:space="preserve"> </w:t>
            </w:r>
            <w:r w:rsidR="00B51517" w:rsidRPr="00B51517">
              <w:rPr>
                <w:i/>
              </w:rPr>
              <w:t>k</w:t>
            </w:r>
            <w:r w:rsidR="00B51517">
              <w:t>, F</w:t>
            </w:r>
            <w:r w:rsidR="00DE0E77">
              <w:t>igure 7</w:t>
            </w:r>
            <w:r w:rsidR="00B51517">
              <w:t>)</w:t>
            </w:r>
            <w:r>
              <w:t xml:space="preserve"> among different locations. She samples </w:t>
            </w:r>
            <w:r w:rsidR="007E7A21">
              <w:t xml:space="preserve">15 representative </w:t>
            </w:r>
            <w:r w:rsidR="009D2C60">
              <w:t xml:space="preserve">(randomly selected) </w:t>
            </w:r>
            <w:r w:rsidR="007E7A21">
              <w:t>locations and measures irradiance at different depths in the ocean (see Fig. 4</w:t>
            </w:r>
            <w:r w:rsidR="00B51517">
              <w:t xml:space="preserve">, note that the response, </w:t>
            </w:r>
            <w:proofErr w:type="gramStart"/>
            <w:r w:rsidR="00B51517">
              <w:t>i.e.</w:t>
            </w:r>
            <w:proofErr w:type="gramEnd"/>
            <w:r w:rsidR="00B51517">
              <w:t xml:space="preserve"> irradiance, is on the x-axis in this case</w:t>
            </w:r>
            <w:r w:rsidR="007E7A21">
              <w:t xml:space="preserve">). </w:t>
            </w:r>
          </w:p>
        </w:tc>
        <w:tc>
          <w:tcPr>
            <w:tcW w:w="1638" w:type="dxa"/>
            <w:vAlign w:val="center"/>
          </w:tcPr>
          <w:p w14:paraId="67BD332D" w14:textId="77777777" w:rsidR="008C616B" w:rsidRDefault="008C616B" w:rsidP="008C616B">
            <w:pPr>
              <w:rPr>
                <w:ins w:id="241" w:author="Genoa Sullaway" w:date="2021-12-07T16:43:00Z"/>
              </w:rPr>
            </w:pPr>
            <w:ins w:id="242" w:author="Genoa Sullaway" w:date="2021-12-07T16:43:00Z">
              <w:r>
                <w:t>Nonlinear mixed-effects model (NLME)</w:t>
              </w:r>
            </w:ins>
          </w:p>
          <w:p w14:paraId="438F48AE" w14:textId="77777777" w:rsidR="0076752C" w:rsidRPr="00271596" w:rsidRDefault="0076752C" w:rsidP="00271596">
            <w:pPr>
              <w:jc w:val="center"/>
              <w:rPr>
                <w:color w:val="0000FF"/>
              </w:rPr>
            </w:pPr>
          </w:p>
        </w:tc>
      </w:tr>
      <w:tr w:rsidR="004226B7" w14:paraId="621D8A62" w14:textId="77777777" w:rsidTr="00271596">
        <w:tc>
          <w:tcPr>
            <w:tcW w:w="7938" w:type="dxa"/>
          </w:tcPr>
          <w:p w14:paraId="491FBB61" w14:textId="77777777" w:rsidR="004226B7" w:rsidRDefault="004226B7" w:rsidP="004226B7">
            <w:r>
              <w:t xml:space="preserve">2. A biological oceanographer measures the amount of bioluminescence in three different water masses in the Indian Ocean basin, based on discrete water samples taken between 500 and 3000 m (Figure 8). He wishes to describe the complex pattern of bioluminescence with depth at each location separately and compare patterns among the three regions. </w:t>
            </w:r>
          </w:p>
        </w:tc>
        <w:tc>
          <w:tcPr>
            <w:tcW w:w="1638" w:type="dxa"/>
            <w:vAlign w:val="center"/>
          </w:tcPr>
          <w:p w14:paraId="61645BAB" w14:textId="14A9C5D9" w:rsidR="004226B7" w:rsidRPr="00271596" w:rsidRDefault="00522DF3" w:rsidP="004226B7">
            <w:pPr>
              <w:jc w:val="center"/>
              <w:rPr>
                <w:color w:val="0000FF"/>
              </w:rPr>
            </w:pPr>
            <w:ins w:id="243" w:author="Genoa Sullaway" w:date="2021-12-07T16:48:00Z">
              <w:r>
                <w:t>Generalized Additive Model (GAM)</w:t>
              </w:r>
            </w:ins>
          </w:p>
        </w:tc>
      </w:tr>
      <w:tr w:rsidR="004226B7" w14:paraId="7D2D0C41" w14:textId="77777777" w:rsidTr="00271596">
        <w:tc>
          <w:tcPr>
            <w:tcW w:w="7938" w:type="dxa"/>
          </w:tcPr>
          <w:p w14:paraId="2252B495" w14:textId="37AACEFE" w:rsidR="004226B7" w:rsidRDefault="004226B7" w:rsidP="004226B7">
            <w:r>
              <w:t xml:space="preserve">3. A biologist compares the number of diatom species (ranging from 0 </w:t>
            </w:r>
            <w:r w:rsidR="009D2C60">
              <w:t>to 6) among four fjord systems i</w:t>
            </w:r>
            <w:r>
              <w:t>n SE Alaska and among three seasons to estimate the mean count by fjord and season. Each fjord was sampled in spring, mid-summer and fall, and 10-15 replicate samples were taken in each season/fjord combination.</w:t>
            </w:r>
          </w:p>
        </w:tc>
        <w:tc>
          <w:tcPr>
            <w:tcW w:w="1638" w:type="dxa"/>
            <w:vAlign w:val="center"/>
          </w:tcPr>
          <w:p w14:paraId="5C1A7635" w14:textId="77777777" w:rsidR="0007120F" w:rsidRDefault="0007120F" w:rsidP="0007120F">
            <w:pPr>
              <w:rPr>
                <w:ins w:id="244" w:author="Genoa Sullaway" w:date="2021-12-07T16:50:00Z"/>
              </w:rPr>
            </w:pPr>
            <w:ins w:id="245" w:author="Genoa Sullaway" w:date="2021-12-07T16:50:00Z">
              <w:r>
                <w:t>Generalized Linear Model (GLM)</w:t>
              </w:r>
            </w:ins>
          </w:p>
          <w:p w14:paraId="59E68FF2" w14:textId="77777777" w:rsidR="004226B7" w:rsidRPr="00271596" w:rsidRDefault="004226B7" w:rsidP="004226B7">
            <w:pPr>
              <w:jc w:val="center"/>
              <w:rPr>
                <w:color w:val="0000FF"/>
              </w:rPr>
            </w:pPr>
          </w:p>
        </w:tc>
      </w:tr>
    </w:tbl>
    <w:p w14:paraId="443C158B" w14:textId="77777777" w:rsidR="0076752C" w:rsidRDefault="0076752C" w:rsidP="0056262E"/>
    <w:p w14:paraId="5013601E" w14:textId="77777777" w:rsidR="00946103" w:rsidRPr="00D235F0" w:rsidRDefault="00271596" w:rsidP="0056262E">
      <w:r w:rsidRPr="00D235F0">
        <w:t xml:space="preserve">Rationale: </w:t>
      </w:r>
    </w:p>
    <w:p w14:paraId="125B4AF3" w14:textId="32262007" w:rsidR="00D94306" w:rsidRPr="00D94306" w:rsidRDefault="00946103" w:rsidP="00DE0E77">
      <w:pPr>
        <w:rPr>
          <w:vertAlign w:val="subscript"/>
        </w:rPr>
      </w:pPr>
      <w:r w:rsidRPr="00D235F0">
        <w:t xml:space="preserve">1. </w:t>
      </w:r>
      <w:ins w:id="246" w:author="Genoa Sullaway" w:date="2021-12-07T16:43:00Z">
        <w:r w:rsidR="008C616B">
          <w:t xml:space="preserve">NLME because the relationship is nonlinear </w:t>
        </w:r>
      </w:ins>
      <w:ins w:id="247" w:author="Genoa Sullaway" w:date="2021-12-07T16:44:00Z">
        <w:r w:rsidR="008C616B">
          <w:t xml:space="preserve">with a </w:t>
        </w:r>
      </w:ins>
      <w:ins w:id="248" w:author="Genoa Sullaway" w:date="2021-12-07T16:45:00Z">
        <w:r w:rsidR="00522DF3">
          <w:t xml:space="preserve">known </w:t>
        </w:r>
      </w:ins>
      <w:ins w:id="249" w:author="Genoa Sullaway" w:date="2021-12-07T16:44:00Z">
        <w:r w:rsidR="008C616B">
          <w:t>parametric form</w:t>
        </w:r>
      </w:ins>
      <w:ins w:id="250" w:author="Genoa Sullaway" w:date="2021-12-07T16:45:00Z">
        <w:r w:rsidR="00522DF3">
          <w:t>. M</w:t>
        </w:r>
      </w:ins>
      <w:ins w:id="251" w:author="Genoa Sullaway" w:date="2021-12-07T16:44:00Z">
        <w:r w:rsidR="008C616B">
          <w:t xml:space="preserve">ixed effects because the researcher </w:t>
        </w:r>
        <w:r w:rsidR="00522DF3">
          <w:t>is surveying from random locations</w:t>
        </w:r>
      </w:ins>
      <w:ins w:id="252" w:author="Genoa Sullaway" w:date="2021-12-07T16:46:00Z">
        <w:r w:rsidR="00522DF3">
          <w:t xml:space="preserve"> that should be </w:t>
        </w:r>
      </w:ins>
      <w:ins w:id="253" w:author="Genoa Sullaway" w:date="2021-12-07T16:47:00Z">
        <w:r w:rsidR="00522DF3">
          <w:t>representative</w:t>
        </w:r>
      </w:ins>
      <w:ins w:id="254" w:author="Genoa Sullaway" w:date="2021-12-07T16:46:00Z">
        <w:r w:rsidR="00522DF3">
          <w:t xml:space="preserve"> of all possible locations. Location would be a random effect </w:t>
        </w:r>
      </w:ins>
      <w:ins w:id="255" w:author="Genoa Sullaway" w:date="2021-12-07T16:47:00Z">
        <w:r w:rsidR="00522DF3">
          <w:t xml:space="preserve">here. </w:t>
        </w:r>
      </w:ins>
    </w:p>
    <w:p w14:paraId="5356FCE8" w14:textId="1633CBE2" w:rsidR="00946103" w:rsidRDefault="00946103" w:rsidP="0056262E">
      <w:r w:rsidRPr="00D235F0">
        <w:t xml:space="preserve">2. </w:t>
      </w:r>
      <w:ins w:id="256" w:author="Genoa Sullaway" w:date="2021-12-07T16:48:00Z">
        <w:r w:rsidR="00522DF3">
          <w:t xml:space="preserve">I chose GAM because it sounds like the distribution will be </w:t>
        </w:r>
      </w:ins>
      <w:ins w:id="257" w:author="Genoa Sullaway" w:date="2021-12-07T16:49:00Z">
        <w:r w:rsidR="00522DF3">
          <w:t>a discrete distribution (not normal)</w:t>
        </w:r>
      </w:ins>
      <w:ins w:id="258" w:author="Genoa Sullaway" w:date="2021-12-07T16:48:00Z">
        <w:r w:rsidR="00522DF3">
          <w:t xml:space="preserve"> and the functional form is “complex”, so GAM can help estimate the relationships, </w:t>
        </w:r>
      </w:ins>
      <w:ins w:id="259" w:author="Genoa Sullaway" w:date="2021-12-07T16:49:00Z">
        <w:r w:rsidR="00522DF3">
          <w:t>they may or may not be linear</w:t>
        </w:r>
      </w:ins>
      <w:ins w:id="260" w:author="Genoa Sullaway" w:date="2021-12-07T16:53:00Z">
        <w:r w:rsidR="0007120F">
          <w:t xml:space="preserve">. </w:t>
        </w:r>
        <w:proofErr w:type="gramStart"/>
        <w:r w:rsidR="0007120F">
          <w:t>Oh</w:t>
        </w:r>
        <w:proofErr w:type="gramEnd"/>
        <w:r w:rsidR="0007120F">
          <w:t xml:space="preserve"> and the figu</w:t>
        </w:r>
      </w:ins>
      <w:ins w:id="261" w:author="Genoa Sullaway" w:date="2021-12-07T16:54:00Z">
        <w:r w:rsidR="0007120F">
          <w:t xml:space="preserve">res below look non-linear. </w:t>
        </w:r>
      </w:ins>
    </w:p>
    <w:p w14:paraId="4B3125B3" w14:textId="300EAD26" w:rsidR="00946103" w:rsidRDefault="00946103" w:rsidP="0056262E">
      <w:pPr>
        <w:rPr>
          <w:color w:val="0000FF"/>
        </w:rPr>
      </w:pPr>
      <w:r w:rsidRPr="00D235F0">
        <w:t xml:space="preserve">3.  </w:t>
      </w:r>
      <w:ins w:id="262" w:author="Genoa Sullaway" w:date="2021-12-07T16:50:00Z">
        <w:r w:rsidR="0007120F">
          <w:t>I chose GLM because it sounds like the distribution will be count data</w:t>
        </w:r>
      </w:ins>
      <w:ins w:id="263" w:author="Genoa Sullaway" w:date="2021-12-07T16:51:00Z">
        <w:r w:rsidR="0007120F">
          <w:t xml:space="preserve">, so they will need a non-normal </w:t>
        </w:r>
      </w:ins>
      <w:ins w:id="264" w:author="Genoa Sullaway" w:date="2021-12-07T16:52:00Z">
        <w:r w:rsidR="0007120F">
          <w:t>distribution</w:t>
        </w:r>
      </w:ins>
      <w:ins w:id="265" w:author="Genoa Sullaway" w:date="2021-12-07T16:53:00Z">
        <w:r w:rsidR="0007120F">
          <w:t xml:space="preserve"> to compare differences in means</w:t>
        </w:r>
      </w:ins>
      <w:ins w:id="266" w:author="Genoa Sullaway" w:date="2021-12-07T16:51:00Z">
        <w:r w:rsidR="0007120F">
          <w:t>.</w:t>
        </w:r>
      </w:ins>
      <w:ins w:id="267" w:author="Genoa Sullaway" w:date="2021-12-07T16:53:00Z">
        <w:r w:rsidR="0007120F">
          <w:t xml:space="preserve"> However,</w:t>
        </w:r>
      </w:ins>
      <w:ins w:id="268" w:author="Genoa Sullaway" w:date="2021-12-07T16:52:00Z">
        <w:r w:rsidR="0007120F">
          <w:t xml:space="preserve"> </w:t>
        </w:r>
      </w:ins>
      <w:ins w:id="269" w:author="Genoa Sullaway" w:date="2021-12-07T16:53:00Z">
        <w:r w:rsidR="0007120F">
          <w:t>i</w:t>
        </w:r>
      </w:ins>
      <w:ins w:id="270" w:author="Genoa Sullaway" w:date="2021-12-07T16:52:00Z">
        <w:r w:rsidR="0007120F">
          <w:t xml:space="preserve">f </w:t>
        </w:r>
      </w:ins>
      <w:ins w:id="271" w:author="Genoa Sullaway" w:date="2021-12-07T16:53:00Z">
        <w:r w:rsidR="0007120F">
          <w:t>data</w:t>
        </w:r>
      </w:ins>
      <w:ins w:id="272" w:author="Genoa Sullaway" w:date="2021-12-07T16:52:00Z">
        <w:r w:rsidR="0007120F">
          <w:t xml:space="preserve"> can be log transformed and approximately normal, I think you could also just use </w:t>
        </w:r>
        <w:proofErr w:type="gramStart"/>
        <w:r w:rsidR="0007120F">
          <w:t>an</w:t>
        </w:r>
        <w:proofErr w:type="gramEnd"/>
        <w:r w:rsidR="0007120F">
          <w:t xml:space="preserve"> </w:t>
        </w:r>
      </w:ins>
      <w:ins w:id="273" w:author="Genoa Sullaway" w:date="2021-12-07T16:53:00Z">
        <w:r w:rsidR="0007120F">
          <w:t>Linear model (</w:t>
        </w:r>
      </w:ins>
      <w:ins w:id="274" w:author="Genoa Sullaway" w:date="2021-12-07T16:52:00Z">
        <w:r w:rsidR="0007120F">
          <w:t>ANOVA</w:t>
        </w:r>
      </w:ins>
      <w:ins w:id="275" w:author="Genoa Sullaway" w:date="2021-12-07T16:53:00Z">
        <w:r w:rsidR="0007120F">
          <w:t>)</w:t>
        </w:r>
      </w:ins>
      <w:ins w:id="276" w:author="Genoa Sullaway" w:date="2021-12-07T16:52:00Z">
        <w:r w:rsidR="0007120F">
          <w:t xml:space="preserve">? </w:t>
        </w:r>
      </w:ins>
      <w:ins w:id="277" w:author="Genoa Sullaway" w:date="2021-12-07T16:51:00Z">
        <w:r w:rsidR="0007120F">
          <w:t xml:space="preserve"> </w:t>
        </w:r>
      </w:ins>
    </w:p>
    <w:p w14:paraId="37802091" w14:textId="77777777" w:rsidR="00DE0E77" w:rsidRDefault="00DE0E77" w:rsidP="0056262E">
      <w:pPr>
        <w:rPr>
          <w:color w:val="0000FF"/>
        </w:rPr>
      </w:pPr>
    </w:p>
    <w:p w14:paraId="496E1AAA" w14:textId="77777777" w:rsidR="00D94306" w:rsidRPr="00271596" w:rsidRDefault="00D94306" w:rsidP="0056262E">
      <w:pPr>
        <w:rPr>
          <w:color w:val="0000FF"/>
        </w:rPr>
      </w:pPr>
    </w:p>
    <w:p w14:paraId="2001CA3F" w14:textId="53083A1D" w:rsidR="0076752C" w:rsidRDefault="00511148" w:rsidP="0056262E">
      <w:r w:rsidRPr="00511148">
        <w:rPr>
          <w:noProof/>
        </w:rPr>
        <w:lastRenderedPageBreak/>
        <w:drawing>
          <wp:inline distT="0" distB="0" distL="0" distR="0" wp14:anchorId="532728AF" wp14:editId="327F2702">
            <wp:extent cx="2819400" cy="2762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8883B" w14:textId="77777777" w:rsidR="007E7A21" w:rsidRDefault="00DE0E77" w:rsidP="0056262E">
      <w:pPr>
        <w:rPr>
          <w:i/>
        </w:rPr>
      </w:pPr>
      <w:r>
        <w:rPr>
          <w:i/>
        </w:rPr>
        <w:t>Figure 7</w:t>
      </w:r>
      <w:r w:rsidR="007E7A21" w:rsidRPr="00B51517">
        <w:rPr>
          <w:i/>
        </w:rPr>
        <w:t>: Vertical irradiance profile characterizing light absorption in the ocean. Irradiance</w:t>
      </w:r>
      <w:r w:rsidR="00B51517">
        <w:rPr>
          <w:i/>
        </w:rPr>
        <w:t xml:space="preserve"> </w:t>
      </w:r>
      <w:r w:rsidR="00B51517" w:rsidRPr="00B51517">
        <w:rPr>
          <w:i/>
        </w:rPr>
        <w:t>at depth d is modeled as an exponential decline with depth with parameters I</w:t>
      </w:r>
      <w:r w:rsidR="00B51517" w:rsidRPr="00B51517">
        <w:rPr>
          <w:i/>
          <w:vertAlign w:val="subscript"/>
        </w:rPr>
        <w:t>0</w:t>
      </w:r>
      <w:r w:rsidR="00B51517" w:rsidRPr="00B51517">
        <w:rPr>
          <w:i/>
        </w:rPr>
        <w:t xml:space="preserve"> = irradiance at the surface and k = "vertical extinction coefficient" (rate of absorption).</w:t>
      </w:r>
    </w:p>
    <w:p w14:paraId="654F4C39" w14:textId="77777777" w:rsidR="001E5C92" w:rsidRDefault="001E5C92" w:rsidP="0056262E">
      <w:pPr>
        <w:rPr>
          <w:i/>
        </w:rPr>
      </w:pPr>
    </w:p>
    <w:p w14:paraId="2E2C0C3C" w14:textId="5F9D3535" w:rsidR="001E5C92" w:rsidRDefault="00511148" w:rsidP="0056262E">
      <w:pPr>
        <w:rPr>
          <w:i/>
        </w:rPr>
      </w:pPr>
      <w:r w:rsidRPr="00511148">
        <w:rPr>
          <w:noProof/>
        </w:rPr>
        <w:drawing>
          <wp:inline distT="0" distB="0" distL="0" distR="0" wp14:anchorId="3EB9DB64" wp14:editId="10EFEE7F">
            <wp:extent cx="5600700" cy="3213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E385B" w14:textId="77777777" w:rsidR="001E5C92" w:rsidRPr="00B51517" w:rsidRDefault="00DE0E77" w:rsidP="0056262E">
      <w:pPr>
        <w:rPr>
          <w:i/>
        </w:rPr>
      </w:pPr>
      <w:r>
        <w:rPr>
          <w:i/>
        </w:rPr>
        <w:t>Figure 8</w:t>
      </w:r>
      <w:r w:rsidR="001E5C92">
        <w:rPr>
          <w:i/>
        </w:rPr>
        <w:t>: Bioluminescence at depth in three different water masses</w:t>
      </w:r>
    </w:p>
    <w:sectPr w:rsidR="001E5C92" w:rsidRPr="00B51517" w:rsidSect="00DD3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D0F62" w14:textId="77777777" w:rsidR="009B3690" w:rsidRDefault="009B3690" w:rsidP="0008784D">
      <w:r>
        <w:separator/>
      </w:r>
    </w:p>
  </w:endnote>
  <w:endnote w:type="continuationSeparator" w:id="0">
    <w:p w14:paraId="09ACEE5A" w14:textId="77777777" w:rsidR="009B3690" w:rsidRDefault="009B3690" w:rsidP="00087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89F51" w14:textId="77777777" w:rsidR="009B3690" w:rsidRDefault="009B3690" w:rsidP="0008784D">
      <w:r>
        <w:separator/>
      </w:r>
    </w:p>
  </w:footnote>
  <w:footnote w:type="continuationSeparator" w:id="0">
    <w:p w14:paraId="553481F3" w14:textId="77777777" w:rsidR="009B3690" w:rsidRDefault="009B3690" w:rsidP="000878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C6873"/>
    <w:multiLevelType w:val="hybridMultilevel"/>
    <w:tmpl w:val="BED8EF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E5159"/>
    <w:multiLevelType w:val="hybridMultilevel"/>
    <w:tmpl w:val="F9363C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86B8F"/>
    <w:multiLevelType w:val="hybridMultilevel"/>
    <w:tmpl w:val="D8200088"/>
    <w:lvl w:ilvl="0" w:tplc="E0248092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E4F37"/>
    <w:multiLevelType w:val="hybridMultilevel"/>
    <w:tmpl w:val="69D0A9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B6568"/>
    <w:multiLevelType w:val="hybridMultilevel"/>
    <w:tmpl w:val="17CC67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enoa Sullaway">
    <w15:presenceInfo w15:providerId="AD" w15:userId="S::gsullaway@alaska.edu::2f16fe29-4a8f-4d56-a02a-df20e53746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0EA"/>
    <w:rsid w:val="00012687"/>
    <w:rsid w:val="0001651C"/>
    <w:rsid w:val="00032F82"/>
    <w:rsid w:val="00035A2E"/>
    <w:rsid w:val="00045222"/>
    <w:rsid w:val="00045F3F"/>
    <w:rsid w:val="000670A5"/>
    <w:rsid w:val="0007120F"/>
    <w:rsid w:val="00072E9C"/>
    <w:rsid w:val="00085FE1"/>
    <w:rsid w:val="0008784D"/>
    <w:rsid w:val="0009796E"/>
    <w:rsid w:val="000A141F"/>
    <w:rsid w:val="000C526D"/>
    <w:rsid w:val="000C7871"/>
    <w:rsid w:val="000D5A91"/>
    <w:rsid w:val="000F7A91"/>
    <w:rsid w:val="001206A3"/>
    <w:rsid w:val="00135940"/>
    <w:rsid w:val="00141CFC"/>
    <w:rsid w:val="00172BF2"/>
    <w:rsid w:val="00180547"/>
    <w:rsid w:val="00193046"/>
    <w:rsid w:val="00197669"/>
    <w:rsid w:val="001A3963"/>
    <w:rsid w:val="001E5C92"/>
    <w:rsid w:val="001E7CEC"/>
    <w:rsid w:val="002130FC"/>
    <w:rsid w:val="00214922"/>
    <w:rsid w:val="00241FDA"/>
    <w:rsid w:val="00252208"/>
    <w:rsid w:val="00271596"/>
    <w:rsid w:val="002770A4"/>
    <w:rsid w:val="00282CBF"/>
    <w:rsid w:val="00290C4E"/>
    <w:rsid w:val="002A1339"/>
    <w:rsid w:val="002A6E9C"/>
    <w:rsid w:val="002B4F7A"/>
    <w:rsid w:val="002D361E"/>
    <w:rsid w:val="002D6B72"/>
    <w:rsid w:val="002E5C03"/>
    <w:rsid w:val="002F5F59"/>
    <w:rsid w:val="00302C7E"/>
    <w:rsid w:val="0030424C"/>
    <w:rsid w:val="00304847"/>
    <w:rsid w:val="0031168F"/>
    <w:rsid w:val="00326052"/>
    <w:rsid w:val="003368F1"/>
    <w:rsid w:val="00342F63"/>
    <w:rsid w:val="00374147"/>
    <w:rsid w:val="00375BF3"/>
    <w:rsid w:val="00381661"/>
    <w:rsid w:val="003860AC"/>
    <w:rsid w:val="003B4199"/>
    <w:rsid w:val="003B560B"/>
    <w:rsid w:val="003D3BE6"/>
    <w:rsid w:val="003D72B6"/>
    <w:rsid w:val="003E00CD"/>
    <w:rsid w:val="003E0B73"/>
    <w:rsid w:val="003E19C8"/>
    <w:rsid w:val="003F1AD7"/>
    <w:rsid w:val="003F4C3C"/>
    <w:rsid w:val="004064E5"/>
    <w:rsid w:val="004109F5"/>
    <w:rsid w:val="00417DA4"/>
    <w:rsid w:val="0042000D"/>
    <w:rsid w:val="004226B7"/>
    <w:rsid w:val="0044185A"/>
    <w:rsid w:val="00444EA1"/>
    <w:rsid w:val="00450632"/>
    <w:rsid w:val="00474D4A"/>
    <w:rsid w:val="00482196"/>
    <w:rsid w:val="00487F9D"/>
    <w:rsid w:val="00494AD6"/>
    <w:rsid w:val="004A51CD"/>
    <w:rsid w:val="004C1F75"/>
    <w:rsid w:val="004C7FE2"/>
    <w:rsid w:val="004D7615"/>
    <w:rsid w:val="004E1757"/>
    <w:rsid w:val="004F52CA"/>
    <w:rsid w:val="00511148"/>
    <w:rsid w:val="00521E0F"/>
    <w:rsid w:val="00522DF3"/>
    <w:rsid w:val="00524536"/>
    <w:rsid w:val="00525337"/>
    <w:rsid w:val="0052744E"/>
    <w:rsid w:val="005459A8"/>
    <w:rsid w:val="0056262E"/>
    <w:rsid w:val="00570039"/>
    <w:rsid w:val="0057377C"/>
    <w:rsid w:val="005829E7"/>
    <w:rsid w:val="0058315E"/>
    <w:rsid w:val="00594C87"/>
    <w:rsid w:val="00596CDA"/>
    <w:rsid w:val="00597DD9"/>
    <w:rsid w:val="005A03C8"/>
    <w:rsid w:val="005A6B7E"/>
    <w:rsid w:val="005B48BC"/>
    <w:rsid w:val="005C6EC7"/>
    <w:rsid w:val="005D1CF1"/>
    <w:rsid w:val="005D5F45"/>
    <w:rsid w:val="005E0A6A"/>
    <w:rsid w:val="0062413A"/>
    <w:rsid w:val="006257D1"/>
    <w:rsid w:val="00626CFD"/>
    <w:rsid w:val="00631EA2"/>
    <w:rsid w:val="00633076"/>
    <w:rsid w:val="00637746"/>
    <w:rsid w:val="00653367"/>
    <w:rsid w:val="00665B77"/>
    <w:rsid w:val="00672411"/>
    <w:rsid w:val="006810B2"/>
    <w:rsid w:val="00682DE0"/>
    <w:rsid w:val="006910AA"/>
    <w:rsid w:val="006A11FE"/>
    <w:rsid w:val="006A3185"/>
    <w:rsid w:val="006B632F"/>
    <w:rsid w:val="006F32DD"/>
    <w:rsid w:val="006F3524"/>
    <w:rsid w:val="00702054"/>
    <w:rsid w:val="00722EA0"/>
    <w:rsid w:val="007253CB"/>
    <w:rsid w:val="00737091"/>
    <w:rsid w:val="00744D70"/>
    <w:rsid w:val="007535B5"/>
    <w:rsid w:val="00761DE6"/>
    <w:rsid w:val="00765385"/>
    <w:rsid w:val="00765A5F"/>
    <w:rsid w:val="0076752C"/>
    <w:rsid w:val="007744D9"/>
    <w:rsid w:val="00775440"/>
    <w:rsid w:val="00784784"/>
    <w:rsid w:val="007A2D05"/>
    <w:rsid w:val="007A7AAA"/>
    <w:rsid w:val="007C0F5D"/>
    <w:rsid w:val="007C303C"/>
    <w:rsid w:val="007D5170"/>
    <w:rsid w:val="007D62B9"/>
    <w:rsid w:val="007E7A21"/>
    <w:rsid w:val="00803301"/>
    <w:rsid w:val="00817B05"/>
    <w:rsid w:val="00833137"/>
    <w:rsid w:val="008467CE"/>
    <w:rsid w:val="00866568"/>
    <w:rsid w:val="00867065"/>
    <w:rsid w:val="0087061F"/>
    <w:rsid w:val="00873670"/>
    <w:rsid w:val="00887A1A"/>
    <w:rsid w:val="008B1590"/>
    <w:rsid w:val="008B3E0D"/>
    <w:rsid w:val="008C05EF"/>
    <w:rsid w:val="008C616B"/>
    <w:rsid w:val="008D4510"/>
    <w:rsid w:val="008F2794"/>
    <w:rsid w:val="00902A17"/>
    <w:rsid w:val="009122B2"/>
    <w:rsid w:val="009405C6"/>
    <w:rsid w:val="009435F6"/>
    <w:rsid w:val="009445DA"/>
    <w:rsid w:val="00946103"/>
    <w:rsid w:val="009512FB"/>
    <w:rsid w:val="00953EF6"/>
    <w:rsid w:val="0096496F"/>
    <w:rsid w:val="00980C00"/>
    <w:rsid w:val="00992FBA"/>
    <w:rsid w:val="009940A6"/>
    <w:rsid w:val="009A72A4"/>
    <w:rsid w:val="009B3690"/>
    <w:rsid w:val="009C4611"/>
    <w:rsid w:val="009D2C60"/>
    <w:rsid w:val="009E1B5F"/>
    <w:rsid w:val="009E562D"/>
    <w:rsid w:val="009E7072"/>
    <w:rsid w:val="00A0344D"/>
    <w:rsid w:val="00A058F5"/>
    <w:rsid w:val="00A06C5D"/>
    <w:rsid w:val="00A23D62"/>
    <w:rsid w:val="00A40CE8"/>
    <w:rsid w:val="00A42413"/>
    <w:rsid w:val="00A42964"/>
    <w:rsid w:val="00A56F84"/>
    <w:rsid w:val="00A625B5"/>
    <w:rsid w:val="00A67329"/>
    <w:rsid w:val="00A87E1C"/>
    <w:rsid w:val="00A9349C"/>
    <w:rsid w:val="00A93E3F"/>
    <w:rsid w:val="00A94C41"/>
    <w:rsid w:val="00AC3A4D"/>
    <w:rsid w:val="00AD7E00"/>
    <w:rsid w:val="00AF61D9"/>
    <w:rsid w:val="00AF7B0E"/>
    <w:rsid w:val="00B128DF"/>
    <w:rsid w:val="00B2198B"/>
    <w:rsid w:val="00B2341D"/>
    <w:rsid w:val="00B277A1"/>
    <w:rsid w:val="00B33E4C"/>
    <w:rsid w:val="00B34B39"/>
    <w:rsid w:val="00B359E6"/>
    <w:rsid w:val="00B51517"/>
    <w:rsid w:val="00B726BC"/>
    <w:rsid w:val="00B82D4C"/>
    <w:rsid w:val="00B875BA"/>
    <w:rsid w:val="00BA5C07"/>
    <w:rsid w:val="00BD5212"/>
    <w:rsid w:val="00BD663A"/>
    <w:rsid w:val="00BE12EB"/>
    <w:rsid w:val="00BE5C4C"/>
    <w:rsid w:val="00C01455"/>
    <w:rsid w:val="00C017EC"/>
    <w:rsid w:val="00C06472"/>
    <w:rsid w:val="00C26FA3"/>
    <w:rsid w:val="00C6374D"/>
    <w:rsid w:val="00C96991"/>
    <w:rsid w:val="00CA78E2"/>
    <w:rsid w:val="00CB0B58"/>
    <w:rsid w:val="00CD550E"/>
    <w:rsid w:val="00CE2065"/>
    <w:rsid w:val="00CE398E"/>
    <w:rsid w:val="00D050CC"/>
    <w:rsid w:val="00D069EA"/>
    <w:rsid w:val="00D10E9A"/>
    <w:rsid w:val="00D15C3F"/>
    <w:rsid w:val="00D16FA7"/>
    <w:rsid w:val="00D21214"/>
    <w:rsid w:val="00D235F0"/>
    <w:rsid w:val="00D27E50"/>
    <w:rsid w:val="00D33435"/>
    <w:rsid w:val="00D42F0E"/>
    <w:rsid w:val="00D47F88"/>
    <w:rsid w:val="00D62F6F"/>
    <w:rsid w:val="00D71C2B"/>
    <w:rsid w:val="00D71C57"/>
    <w:rsid w:val="00D73C97"/>
    <w:rsid w:val="00D80834"/>
    <w:rsid w:val="00D94306"/>
    <w:rsid w:val="00D96520"/>
    <w:rsid w:val="00D97B91"/>
    <w:rsid w:val="00DA01FE"/>
    <w:rsid w:val="00DA0691"/>
    <w:rsid w:val="00DA4E74"/>
    <w:rsid w:val="00DD29DE"/>
    <w:rsid w:val="00DD3B41"/>
    <w:rsid w:val="00DD3B98"/>
    <w:rsid w:val="00DE0E77"/>
    <w:rsid w:val="00DE1DA5"/>
    <w:rsid w:val="00DE67E1"/>
    <w:rsid w:val="00DE726F"/>
    <w:rsid w:val="00DF32C9"/>
    <w:rsid w:val="00DF60EA"/>
    <w:rsid w:val="00E02D91"/>
    <w:rsid w:val="00E1434C"/>
    <w:rsid w:val="00E708F2"/>
    <w:rsid w:val="00E75BA6"/>
    <w:rsid w:val="00E8505F"/>
    <w:rsid w:val="00E866CA"/>
    <w:rsid w:val="00E961EF"/>
    <w:rsid w:val="00EA591F"/>
    <w:rsid w:val="00EB5890"/>
    <w:rsid w:val="00EB676F"/>
    <w:rsid w:val="00EC22B5"/>
    <w:rsid w:val="00EC2C8D"/>
    <w:rsid w:val="00EC4A16"/>
    <w:rsid w:val="00ED778D"/>
    <w:rsid w:val="00EE2BCF"/>
    <w:rsid w:val="00EF212D"/>
    <w:rsid w:val="00F0396D"/>
    <w:rsid w:val="00F040DA"/>
    <w:rsid w:val="00F1513A"/>
    <w:rsid w:val="00F16BCC"/>
    <w:rsid w:val="00F23DA1"/>
    <w:rsid w:val="00F32DE2"/>
    <w:rsid w:val="00F32F8C"/>
    <w:rsid w:val="00F3344C"/>
    <w:rsid w:val="00F42AA5"/>
    <w:rsid w:val="00F66A0D"/>
    <w:rsid w:val="00F76ED2"/>
    <w:rsid w:val="00F844AC"/>
    <w:rsid w:val="00F907CE"/>
    <w:rsid w:val="00F94643"/>
    <w:rsid w:val="00FA3E9B"/>
    <w:rsid w:val="00FB2593"/>
    <w:rsid w:val="00FB5FA7"/>
    <w:rsid w:val="00FC6521"/>
    <w:rsid w:val="00FD56E9"/>
    <w:rsid w:val="00FF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DACBBA"/>
  <w15:docId w15:val="{21F2C4BB-9B70-4B0E-B0E1-C3F8FDBBF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rsid w:val="00DF60E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F60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08784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08784D"/>
    <w:rPr>
      <w:sz w:val="24"/>
      <w:szCs w:val="24"/>
    </w:rPr>
  </w:style>
  <w:style w:type="paragraph" w:styleId="Footer">
    <w:name w:val="footer"/>
    <w:basedOn w:val="Normal"/>
    <w:link w:val="FooterChar"/>
    <w:rsid w:val="0008784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08784D"/>
    <w:rPr>
      <w:sz w:val="24"/>
      <w:szCs w:val="24"/>
    </w:rPr>
  </w:style>
  <w:style w:type="character" w:styleId="Emphasis">
    <w:name w:val="Emphasis"/>
    <w:uiPriority w:val="20"/>
    <w:qFormat/>
    <w:rsid w:val="00596CDA"/>
    <w:rPr>
      <w:i/>
      <w:iCs/>
    </w:rPr>
  </w:style>
  <w:style w:type="paragraph" w:styleId="BalloonText">
    <w:name w:val="Balloon Text"/>
    <w:basedOn w:val="Normal"/>
    <w:link w:val="BalloonTextChar"/>
    <w:rsid w:val="0013594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135940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93E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A93E3F"/>
    <w:rPr>
      <w:rFonts w:ascii="Courier New" w:hAnsi="Courier New" w:cs="Courier New"/>
    </w:rPr>
  </w:style>
  <w:style w:type="character" w:styleId="CommentReference">
    <w:name w:val="annotation reference"/>
    <w:basedOn w:val="DefaultParagraphFont"/>
    <w:rsid w:val="00765A5F"/>
    <w:rPr>
      <w:sz w:val="16"/>
      <w:szCs w:val="16"/>
    </w:rPr>
  </w:style>
  <w:style w:type="paragraph" w:styleId="CommentText">
    <w:name w:val="annotation text"/>
    <w:basedOn w:val="Normal"/>
    <w:link w:val="CommentTextChar"/>
    <w:rsid w:val="00765A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65A5F"/>
  </w:style>
  <w:style w:type="paragraph" w:styleId="CommentSubject">
    <w:name w:val="annotation subject"/>
    <w:basedOn w:val="CommentText"/>
    <w:next w:val="CommentText"/>
    <w:link w:val="CommentSubjectChar"/>
    <w:rsid w:val="00765A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65A5F"/>
    <w:rPr>
      <w:b/>
      <w:bCs/>
    </w:rPr>
  </w:style>
  <w:style w:type="paragraph" w:styleId="ListParagraph">
    <w:name w:val="List Paragraph"/>
    <w:basedOn w:val="Normal"/>
    <w:uiPriority w:val="34"/>
    <w:qFormat/>
    <w:rsid w:val="001976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8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12</Pages>
  <Words>2773</Words>
  <Characters>15809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MSL/FISH 694</vt:lpstr>
    </vt:vector>
  </TitlesOfParts>
  <Company>School of Fish anc Ocean Sciences</Company>
  <LinksUpToDate>false</LinksUpToDate>
  <CharactersWithSpaces>18545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MSL/FISH 694</dc:title>
  <dc:creator>Franz</dc:creator>
  <cp:lastModifiedBy>Genoa Sullaway</cp:lastModifiedBy>
  <cp:revision>8</cp:revision>
  <cp:lastPrinted>2021-12-05T06:01:00Z</cp:lastPrinted>
  <dcterms:created xsi:type="dcterms:W3CDTF">2021-12-07T23:00:00Z</dcterms:created>
  <dcterms:modified xsi:type="dcterms:W3CDTF">2021-12-08T01:00:00Z</dcterms:modified>
</cp:coreProperties>
</file>